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3A77A7" w14:textId="77777777" w:rsidR="001C377E" w:rsidRDefault="001C377E" w:rsidP="00536549">
      <w:pPr>
        <w:spacing w:after="120"/>
        <w:rPr>
          <w:rFonts w:ascii="Arial" w:hAnsi="Arial" w:cs="Arial"/>
          <w:b/>
        </w:rPr>
      </w:pPr>
      <w:r w:rsidRPr="00536549">
        <w:rPr>
          <w:rFonts w:ascii="Arial" w:hAnsi="Arial" w:cs="Arial"/>
          <w:b/>
          <w:u w:val="single"/>
        </w:rPr>
        <w:t>Report Submitted to</w:t>
      </w:r>
      <w:r w:rsidRPr="00536549">
        <w:rPr>
          <w:rFonts w:ascii="Arial" w:hAnsi="Arial" w:cs="Arial"/>
          <w:b/>
        </w:rPr>
        <w:t>:  DHS</w:t>
      </w:r>
    </w:p>
    <w:p w14:paraId="456FEF3E" w14:textId="39C71DB2" w:rsidR="001C377E" w:rsidRDefault="001C377E" w:rsidP="003509E5">
      <w:pPr>
        <w:tabs>
          <w:tab w:val="left" w:pos="1843"/>
        </w:tabs>
        <w:spacing w:after="120"/>
        <w:rPr>
          <w:rFonts w:ascii="Arial" w:hAnsi="Arial" w:cs="Arial"/>
          <w:b/>
        </w:rPr>
      </w:pPr>
      <w:r>
        <w:rPr>
          <w:rFonts w:ascii="Arial" w:hAnsi="Arial" w:cs="Arial"/>
          <w:b/>
          <w:u w:val="single"/>
        </w:rPr>
        <w:t>Contract/</w:t>
      </w:r>
      <w:r w:rsidRPr="00536549">
        <w:rPr>
          <w:rFonts w:ascii="Arial" w:hAnsi="Arial" w:cs="Arial"/>
          <w:b/>
          <w:u w:val="single"/>
        </w:rPr>
        <w:t>Grant</w:t>
      </w:r>
      <w:r w:rsidRPr="00536549">
        <w:rPr>
          <w:rFonts w:ascii="Arial" w:hAnsi="Arial" w:cs="Arial"/>
          <w:b/>
        </w:rPr>
        <w:t>:</w:t>
      </w:r>
      <w:r>
        <w:rPr>
          <w:rFonts w:ascii="Arial" w:hAnsi="Arial" w:cs="Arial"/>
          <w:b/>
        </w:rPr>
        <w:t xml:space="preserve"> </w:t>
      </w:r>
      <w:r w:rsidR="00485368">
        <w:rPr>
          <w:rFonts w:ascii="Arial" w:hAnsi="Arial" w:cs="Arial"/>
          <w:b/>
        </w:rPr>
        <w:tab/>
      </w:r>
      <w:r w:rsidR="002D449B">
        <w:rPr>
          <w:rFonts w:ascii="Arial" w:hAnsi="Arial" w:cs="Arial"/>
          <w:b/>
        </w:rPr>
        <w:t>DHS Contract No. 2012-DN-077-ARI057-</w:t>
      </w:r>
      <w:r w:rsidR="00C94E6B">
        <w:rPr>
          <w:rFonts w:ascii="Arial" w:hAnsi="Arial" w:cs="Arial"/>
          <w:b/>
        </w:rPr>
        <w:t>03</w:t>
      </w:r>
      <w:r w:rsidRPr="00536549">
        <w:rPr>
          <w:rFonts w:ascii="Arial" w:hAnsi="Arial" w:cs="Arial"/>
          <w:b/>
        </w:rPr>
        <w:t xml:space="preserve">  </w:t>
      </w:r>
    </w:p>
    <w:p w14:paraId="723A005A" w14:textId="77777777" w:rsidR="001C377E" w:rsidRDefault="001C377E" w:rsidP="00DC07E8">
      <w:pPr>
        <w:rPr>
          <w:rFonts w:ascii="Arial" w:hAnsi="Arial" w:cs="Arial"/>
          <w:b/>
          <w:sz w:val="28"/>
          <w:szCs w:val="28"/>
        </w:rPr>
      </w:pPr>
    </w:p>
    <w:p w14:paraId="362C6CF0" w14:textId="77777777" w:rsidR="001C377E" w:rsidRDefault="001C377E" w:rsidP="00DC07E8">
      <w:pPr>
        <w:tabs>
          <w:tab w:val="left" w:pos="851"/>
        </w:tabs>
        <w:ind w:left="851" w:hanging="851"/>
        <w:rPr>
          <w:rFonts w:ascii="Arial" w:hAnsi="Arial" w:cs="Arial"/>
          <w:b/>
          <w:i/>
          <w:sz w:val="36"/>
          <w:szCs w:val="36"/>
        </w:rPr>
      </w:pPr>
      <w:r w:rsidRPr="00FF490E">
        <w:rPr>
          <w:rFonts w:ascii="Arial" w:hAnsi="Arial" w:cs="Arial"/>
          <w:b/>
          <w:sz w:val="28"/>
          <w:szCs w:val="28"/>
          <w:u w:val="single"/>
        </w:rPr>
        <w:t>Title</w:t>
      </w:r>
      <w:r w:rsidRPr="00FF490E">
        <w:rPr>
          <w:rFonts w:ascii="Arial" w:hAnsi="Arial" w:cs="Arial"/>
          <w:b/>
          <w:sz w:val="28"/>
          <w:szCs w:val="28"/>
        </w:rPr>
        <w:t>:</w:t>
      </w:r>
      <w:r w:rsidRPr="00FF490E">
        <w:rPr>
          <w:rFonts w:ascii="Arial" w:hAnsi="Arial" w:cs="Arial"/>
          <w:b/>
          <w:i/>
          <w:sz w:val="36"/>
          <w:szCs w:val="36"/>
        </w:rPr>
        <w:t xml:space="preserve"> </w:t>
      </w:r>
      <w:r>
        <w:rPr>
          <w:rFonts w:ascii="Arial" w:hAnsi="Arial" w:cs="Arial"/>
          <w:b/>
          <w:i/>
          <w:sz w:val="36"/>
          <w:szCs w:val="36"/>
        </w:rPr>
        <w:tab/>
        <w:t>“</w:t>
      </w:r>
      <w:r>
        <w:rPr>
          <w:rFonts w:ascii="Arial" w:hAnsi="Arial" w:cs="Arial"/>
          <w:b/>
          <w:i/>
          <w:sz w:val="40"/>
          <w:szCs w:val="40"/>
        </w:rPr>
        <w:t>ARI;</w:t>
      </w:r>
      <w:r w:rsidRPr="00FF490E">
        <w:rPr>
          <w:rFonts w:ascii="Arial" w:hAnsi="Arial" w:cs="Arial"/>
          <w:b/>
          <w:i/>
          <w:sz w:val="40"/>
          <w:szCs w:val="40"/>
        </w:rPr>
        <w:t xml:space="preserve"> </w:t>
      </w:r>
      <w:r>
        <w:rPr>
          <w:rFonts w:ascii="Arial" w:hAnsi="Arial" w:cs="Arial"/>
          <w:b/>
          <w:i/>
          <w:sz w:val="40"/>
          <w:szCs w:val="40"/>
        </w:rPr>
        <w:t>Experimental and Computational Assessment of Unique Trace Elements and Isotope Ratios in Plutonium from Depleted Uranium Irradiated in Fast Reactor Blankets</w:t>
      </w:r>
      <w:r w:rsidRPr="00FF490E">
        <w:rPr>
          <w:rFonts w:ascii="Arial" w:hAnsi="Arial" w:cs="Arial"/>
          <w:b/>
          <w:i/>
          <w:sz w:val="40"/>
          <w:szCs w:val="40"/>
        </w:rPr>
        <w:t>”</w:t>
      </w:r>
    </w:p>
    <w:p w14:paraId="615C10EC" w14:textId="77777777" w:rsidR="001C377E" w:rsidRDefault="001C377E" w:rsidP="00FF490E">
      <w:pPr>
        <w:ind w:left="1440" w:hanging="1440"/>
        <w:rPr>
          <w:rFonts w:ascii="Arial" w:hAnsi="Arial" w:cs="Arial"/>
          <w:b/>
          <w:i/>
          <w:sz w:val="36"/>
          <w:szCs w:val="36"/>
        </w:rPr>
      </w:pPr>
    </w:p>
    <w:p w14:paraId="2402107E" w14:textId="77777777" w:rsidR="001C377E" w:rsidRPr="00536549" w:rsidRDefault="001C377E" w:rsidP="00DC07E8">
      <w:pPr>
        <w:tabs>
          <w:tab w:val="left" w:pos="851"/>
        </w:tabs>
        <w:spacing w:after="60"/>
        <w:rPr>
          <w:rFonts w:ascii="Arial" w:hAnsi="Arial" w:cs="Arial"/>
          <w:b/>
        </w:rPr>
      </w:pPr>
      <w:r w:rsidRPr="00536549">
        <w:rPr>
          <w:rFonts w:ascii="Arial" w:hAnsi="Arial" w:cs="Arial"/>
          <w:b/>
          <w:u w:val="single"/>
        </w:rPr>
        <w:t>PD/PI</w:t>
      </w:r>
      <w:r>
        <w:rPr>
          <w:rFonts w:ascii="Arial" w:hAnsi="Arial" w:cs="Arial"/>
          <w:b/>
        </w:rPr>
        <w:t xml:space="preserve">:  Sunil S. </w:t>
      </w:r>
      <w:proofErr w:type="spellStart"/>
      <w:r>
        <w:rPr>
          <w:rFonts w:ascii="Arial" w:hAnsi="Arial" w:cs="Arial"/>
          <w:b/>
        </w:rPr>
        <w:t>Chirayath</w:t>
      </w:r>
      <w:proofErr w:type="spellEnd"/>
    </w:p>
    <w:p w14:paraId="7E3F74AE" w14:textId="32519E54" w:rsidR="001C377E" w:rsidRPr="00536549" w:rsidRDefault="001C377E" w:rsidP="00DC07E8">
      <w:pPr>
        <w:tabs>
          <w:tab w:val="left" w:pos="851"/>
        </w:tabs>
        <w:spacing w:after="60"/>
        <w:ind w:firstLine="720"/>
        <w:rPr>
          <w:rFonts w:ascii="Arial" w:hAnsi="Arial" w:cs="Arial"/>
          <w:b/>
        </w:rPr>
      </w:pPr>
      <w:r>
        <w:rPr>
          <w:rFonts w:ascii="Arial" w:hAnsi="Arial" w:cs="Arial"/>
          <w:b/>
        </w:rPr>
        <w:tab/>
      </w:r>
      <w:r w:rsidR="005A3FDA">
        <w:rPr>
          <w:rFonts w:ascii="Arial" w:hAnsi="Arial" w:cs="Arial"/>
          <w:b/>
        </w:rPr>
        <w:t>Associate Director</w:t>
      </w:r>
      <w:r>
        <w:rPr>
          <w:rFonts w:ascii="Arial" w:hAnsi="Arial" w:cs="Arial"/>
          <w:b/>
        </w:rPr>
        <w:t xml:space="preserve">, </w:t>
      </w:r>
      <w:r w:rsidRPr="00536549">
        <w:rPr>
          <w:rFonts w:ascii="Arial" w:hAnsi="Arial" w:cs="Arial"/>
          <w:b/>
        </w:rPr>
        <w:t>Nuclear Security Science and Policy Institute</w:t>
      </w:r>
      <w:r>
        <w:rPr>
          <w:rFonts w:ascii="Arial" w:hAnsi="Arial" w:cs="Arial"/>
          <w:b/>
        </w:rPr>
        <w:t xml:space="preserve"> and</w:t>
      </w:r>
    </w:p>
    <w:p w14:paraId="636C3F47" w14:textId="59F664CB" w:rsidR="001C377E" w:rsidRPr="00536549" w:rsidRDefault="001C377E" w:rsidP="00DC07E8">
      <w:pPr>
        <w:tabs>
          <w:tab w:val="left" w:pos="851"/>
        </w:tabs>
        <w:spacing w:after="60"/>
        <w:rPr>
          <w:rFonts w:ascii="Arial" w:hAnsi="Arial" w:cs="Arial"/>
          <w:b/>
        </w:rPr>
      </w:pPr>
      <w:r>
        <w:rPr>
          <w:rFonts w:ascii="Arial" w:hAnsi="Arial" w:cs="Arial"/>
          <w:b/>
        </w:rPr>
        <w:tab/>
        <w:t>Visiting Assistant</w:t>
      </w:r>
      <w:r w:rsidRPr="00536549">
        <w:rPr>
          <w:rFonts w:ascii="Arial" w:hAnsi="Arial" w:cs="Arial"/>
          <w:b/>
        </w:rPr>
        <w:t xml:space="preserve"> Professor</w:t>
      </w:r>
      <w:r w:rsidR="00E908D1">
        <w:rPr>
          <w:rFonts w:ascii="Arial" w:hAnsi="Arial" w:cs="Arial"/>
          <w:b/>
        </w:rPr>
        <w:t>, Department</w:t>
      </w:r>
      <w:r w:rsidRPr="00536549">
        <w:rPr>
          <w:rFonts w:ascii="Arial" w:hAnsi="Arial" w:cs="Arial"/>
          <w:b/>
        </w:rPr>
        <w:t xml:space="preserve"> of Nuclear Engineering </w:t>
      </w:r>
    </w:p>
    <w:p w14:paraId="4AC4819A" w14:textId="77777777" w:rsidR="001C377E" w:rsidRPr="00536549" w:rsidRDefault="001C377E" w:rsidP="00DC07E8">
      <w:pPr>
        <w:tabs>
          <w:tab w:val="left" w:pos="851"/>
        </w:tabs>
        <w:spacing w:after="120"/>
        <w:rPr>
          <w:rFonts w:ascii="Arial" w:hAnsi="Arial" w:cs="Arial"/>
          <w:b/>
        </w:rPr>
      </w:pPr>
      <w:r>
        <w:tab/>
      </w:r>
      <w:hyperlink r:id="rId8" w:history="1">
        <w:r w:rsidRPr="00807895">
          <w:rPr>
            <w:rStyle w:val="Hyperlink"/>
            <w:rFonts w:ascii="Arial" w:hAnsi="Arial" w:cs="Arial"/>
            <w:b/>
          </w:rPr>
          <w:t>sunilsc@tamu.edu</w:t>
        </w:r>
      </w:hyperlink>
      <w:r w:rsidRPr="00536549">
        <w:rPr>
          <w:rFonts w:ascii="Arial" w:hAnsi="Arial" w:cs="Arial"/>
          <w:b/>
        </w:rPr>
        <w:t xml:space="preserve">   </w:t>
      </w:r>
      <w:r>
        <w:rPr>
          <w:rFonts w:ascii="Arial" w:hAnsi="Arial" w:cs="Arial"/>
          <w:b/>
        </w:rPr>
        <w:t xml:space="preserve">Office Phone: </w:t>
      </w:r>
      <w:r w:rsidRPr="00536549">
        <w:rPr>
          <w:rFonts w:ascii="Arial" w:hAnsi="Arial" w:cs="Arial"/>
          <w:b/>
        </w:rPr>
        <w:t>(979) 8</w:t>
      </w:r>
      <w:r>
        <w:rPr>
          <w:rFonts w:ascii="Arial" w:hAnsi="Arial" w:cs="Arial"/>
          <w:b/>
        </w:rPr>
        <w:t>62</w:t>
      </w:r>
      <w:r w:rsidRPr="00536549">
        <w:rPr>
          <w:rFonts w:ascii="Arial" w:hAnsi="Arial" w:cs="Arial"/>
          <w:b/>
        </w:rPr>
        <w:t>-</w:t>
      </w:r>
      <w:r>
        <w:rPr>
          <w:rFonts w:ascii="Arial" w:hAnsi="Arial" w:cs="Arial"/>
          <w:b/>
        </w:rPr>
        <w:t>2616</w:t>
      </w:r>
    </w:p>
    <w:p w14:paraId="6FACBF9E" w14:textId="77777777" w:rsidR="001C377E" w:rsidRPr="00536549" w:rsidRDefault="001C377E" w:rsidP="00DE3FF8">
      <w:pPr>
        <w:spacing w:after="120"/>
        <w:rPr>
          <w:rFonts w:ascii="Arial" w:hAnsi="Arial" w:cs="Arial"/>
          <w:b/>
        </w:rPr>
      </w:pPr>
    </w:p>
    <w:p w14:paraId="514005F6" w14:textId="5FD23CCE" w:rsidR="001C377E" w:rsidRPr="00536549" w:rsidRDefault="001C377E" w:rsidP="00536549">
      <w:pPr>
        <w:spacing w:after="120"/>
        <w:rPr>
          <w:rFonts w:ascii="Arial" w:hAnsi="Arial" w:cs="Arial"/>
          <w:b/>
        </w:rPr>
      </w:pPr>
      <w:r w:rsidRPr="00536549">
        <w:rPr>
          <w:rFonts w:ascii="Arial" w:hAnsi="Arial" w:cs="Arial"/>
          <w:b/>
          <w:u w:val="single"/>
        </w:rPr>
        <w:t>Submission Date</w:t>
      </w:r>
      <w:r w:rsidRPr="00536549">
        <w:rPr>
          <w:rFonts w:ascii="Arial" w:hAnsi="Arial" w:cs="Arial"/>
          <w:b/>
        </w:rPr>
        <w:t xml:space="preserve">:   </w:t>
      </w:r>
      <w:r w:rsidR="003509E5">
        <w:rPr>
          <w:rFonts w:ascii="Arial" w:hAnsi="Arial" w:cs="Arial"/>
          <w:b/>
        </w:rPr>
        <w:t>29</w:t>
      </w:r>
      <w:r w:rsidRPr="00536549">
        <w:rPr>
          <w:rFonts w:ascii="Arial" w:hAnsi="Arial" w:cs="Arial"/>
          <w:b/>
        </w:rPr>
        <w:t xml:space="preserve"> </w:t>
      </w:r>
      <w:r w:rsidR="003509E5">
        <w:rPr>
          <w:rFonts w:ascii="Arial" w:hAnsi="Arial" w:cs="Arial"/>
          <w:b/>
        </w:rPr>
        <w:t>May</w:t>
      </w:r>
      <w:r w:rsidRPr="00536549">
        <w:rPr>
          <w:rFonts w:ascii="Arial" w:hAnsi="Arial" w:cs="Arial"/>
          <w:b/>
        </w:rPr>
        <w:t xml:space="preserve"> 201</w:t>
      </w:r>
      <w:r w:rsidR="003509E5">
        <w:rPr>
          <w:rFonts w:ascii="Arial" w:hAnsi="Arial" w:cs="Arial"/>
          <w:b/>
        </w:rPr>
        <w:t>5</w:t>
      </w:r>
    </w:p>
    <w:p w14:paraId="2031880F" w14:textId="77777777" w:rsidR="001C377E" w:rsidRPr="00536549" w:rsidRDefault="001C377E" w:rsidP="00536549">
      <w:pPr>
        <w:spacing w:after="120"/>
        <w:rPr>
          <w:rFonts w:ascii="Arial" w:hAnsi="Arial" w:cs="Arial"/>
          <w:b/>
        </w:rPr>
      </w:pPr>
    </w:p>
    <w:p w14:paraId="273D6B30" w14:textId="77777777" w:rsidR="001C377E" w:rsidRPr="00536549" w:rsidRDefault="001C377E" w:rsidP="00536549">
      <w:pPr>
        <w:spacing w:after="120"/>
        <w:rPr>
          <w:rFonts w:ascii="Arial" w:hAnsi="Arial" w:cs="Arial"/>
          <w:b/>
        </w:rPr>
      </w:pPr>
      <w:proofErr w:type="gramStart"/>
      <w:r w:rsidRPr="00536549">
        <w:rPr>
          <w:rFonts w:ascii="Arial" w:hAnsi="Arial" w:cs="Arial"/>
          <w:b/>
          <w:u w:val="single"/>
        </w:rPr>
        <w:t>D</w:t>
      </w:r>
      <w:r w:rsidR="000216A7">
        <w:rPr>
          <w:rFonts w:ascii="Arial" w:hAnsi="Arial" w:cs="Arial"/>
          <w:b/>
          <w:u w:val="single"/>
        </w:rPr>
        <w:t>UNS</w:t>
      </w:r>
      <w:r w:rsidRPr="00536549">
        <w:rPr>
          <w:rFonts w:ascii="Arial" w:hAnsi="Arial" w:cs="Arial"/>
          <w:b/>
          <w:u w:val="single"/>
        </w:rPr>
        <w:t xml:space="preserve"> No</w:t>
      </w:r>
      <w:r w:rsidRPr="00536549">
        <w:rPr>
          <w:rFonts w:ascii="Arial" w:hAnsi="Arial" w:cs="Arial"/>
          <w:b/>
        </w:rPr>
        <w:t>.</w:t>
      </w:r>
      <w:proofErr w:type="gramEnd"/>
      <w:r w:rsidRPr="00536549">
        <w:rPr>
          <w:rFonts w:ascii="Arial" w:hAnsi="Arial" w:cs="Arial"/>
          <w:b/>
        </w:rPr>
        <w:t xml:space="preserve">  847205572</w:t>
      </w:r>
      <w:r w:rsidRPr="00536549">
        <w:rPr>
          <w:rFonts w:ascii="Arial" w:hAnsi="Arial" w:cs="Arial"/>
          <w:b/>
        </w:rPr>
        <w:tab/>
      </w:r>
      <w:r w:rsidRPr="00536549">
        <w:rPr>
          <w:rFonts w:ascii="Arial" w:hAnsi="Arial" w:cs="Arial"/>
          <w:b/>
        </w:rPr>
        <w:tab/>
      </w:r>
      <w:r w:rsidRPr="00536549">
        <w:rPr>
          <w:rFonts w:ascii="Arial" w:hAnsi="Arial" w:cs="Arial"/>
          <w:b/>
          <w:u w:val="single"/>
        </w:rPr>
        <w:t>EIN</w:t>
      </w:r>
      <w:r w:rsidRPr="00536549">
        <w:rPr>
          <w:rFonts w:ascii="Arial" w:hAnsi="Arial" w:cs="Arial"/>
          <w:b/>
        </w:rPr>
        <w:t>: 741974733</w:t>
      </w:r>
    </w:p>
    <w:p w14:paraId="7A45CBB4" w14:textId="77777777" w:rsidR="001C377E" w:rsidRPr="00536549" w:rsidRDefault="001C377E" w:rsidP="00536549">
      <w:pPr>
        <w:spacing w:after="120"/>
        <w:rPr>
          <w:rFonts w:ascii="Arial" w:hAnsi="Arial" w:cs="Arial"/>
          <w:b/>
        </w:rPr>
      </w:pPr>
    </w:p>
    <w:p w14:paraId="62A4AC3A" w14:textId="77777777" w:rsidR="001C377E" w:rsidRPr="00536549" w:rsidRDefault="001C377E" w:rsidP="00536549">
      <w:pPr>
        <w:spacing w:after="60"/>
        <w:rPr>
          <w:rFonts w:ascii="Arial" w:hAnsi="Arial" w:cs="Arial"/>
          <w:b/>
        </w:rPr>
      </w:pPr>
      <w:r w:rsidRPr="00536549">
        <w:rPr>
          <w:rFonts w:ascii="Arial" w:hAnsi="Arial" w:cs="Arial"/>
          <w:b/>
          <w:u w:val="single"/>
        </w:rPr>
        <w:t>Recipient Organization</w:t>
      </w:r>
      <w:r w:rsidRPr="00536549">
        <w:rPr>
          <w:rFonts w:ascii="Arial" w:hAnsi="Arial" w:cs="Arial"/>
          <w:b/>
        </w:rPr>
        <w:t xml:space="preserve">:   </w:t>
      </w:r>
      <w:smartTag w:uri="urn:schemas-microsoft-com:office:smarttags" w:element="State">
        <w:smartTag w:uri="urn:schemas-microsoft-com:office:smarttags" w:element="place">
          <w:r w:rsidRPr="00536549">
            <w:rPr>
              <w:rFonts w:ascii="Arial" w:hAnsi="Arial" w:cs="Arial"/>
              <w:b/>
            </w:rPr>
            <w:t>Texas</w:t>
          </w:r>
        </w:smartTag>
      </w:smartTag>
      <w:r w:rsidRPr="00536549">
        <w:rPr>
          <w:rFonts w:ascii="Arial" w:hAnsi="Arial" w:cs="Arial"/>
          <w:b/>
        </w:rPr>
        <w:t xml:space="preserve"> Engineering Experiment Station</w:t>
      </w:r>
    </w:p>
    <w:p w14:paraId="62702661" w14:textId="77777777" w:rsidR="001C377E" w:rsidRPr="00536549" w:rsidRDefault="001C377E" w:rsidP="00536549">
      <w:pPr>
        <w:spacing w:after="60"/>
        <w:rPr>
          <w:rFonts w:ascii="Arial" w:hAnsi="Arial" w:cs="Arial"/>
          <w:b/>
        </w:rPr>
      </w:pPr>
      <w:r>
        <w:rPr>
          <w:rFonts w:ascii="Arial" w:hAnsi="Arial" w:cs="Arial"/>
          <w:b/>
        </w:rPr>
        <w:tab/>
      </w:r>
      <w:r>
        <w:rPr>
          <w:rFonts w:ascii="Arial" w:hAnsi="Arial" w:cs="Arial"/>
          <w:b/>
        </w:rPr>
        <w:tab/>
      </w:r>
      <w:r>
        <w:rPr>
          <w:rFonts w:ascii="Arial" w:hAnsi="Arial" w:cs="Arial"/>
          <w:b/>
        </w:rPr>
        <w:tab/>
      </w:r>
      <w:r>
        <w:rPr>
          <w:rFonts w:ascii="Arial" w:hAnsi="Arial" w:cs="Arial"/>
          <w:b/>
        </w:rPr>
        <w:tab/>
      </w:r>
      <w:smartTag w:uri="urn:schemas-microsoft-com:office:smarttags" w:element="address">
        <w:smartTag w:uri="urn:schemas-microsoft-com:office:smarttags" w:element="Street">
          <w:r w:rsidRPr="00536549">
            <w:rPr>
              <w:rFonts w:ascii="Arial" w:hAnsi="Arial" w:cs="Arial"/>
              <w:b/>
            </w:rPr>
            <w:t>1470 William D. Fitch Parkway</w:t>
          </w:r>
        </w:smartTag>
      </w:smartTag>
    </w:p>
    <w:p w14:paraId="037D3401" w14:textId="77777777" w:rsidR="001C377E" w:rsidRPr="00536549" w:rsidRDefault="001C377E" w:rsidP="00536549">
      <w:pPr>
        <w:spacing w:after="60"/>
        <w:rPr>
          <w:rFonts w:ascii="Arial" w:hAnsi="Arial" w:cs="Arial"/>
          <w:b/>
        </w:rPr>
      </w:pPr>
      <w:r w:rsidRPr="00536549">
        <w:rPr>
          <w:rFonts w:ascii="Arial" w:hAnsi="Arial" w:cs="Arial"/>
          <w:b/>
        </w:rPr>
        <w:tab/>
      </w:r>
      <w:r w:rsidRPr="00536549">
        <w:rPr>
          <w:rFonts w:ascii="Arial" w:hAnsi="Arial" w:cs="Arial"/>
          <w:b/>
        </w:rPr>
        <w:tab/>
      </w:r>
      <w:r w:rsidRPr="00536549">
        <w:rPr>
          <w:rFonts w:ascii="Arial" w:hAnsi="Arial" w:cs="Arial"/>
          <w:b/>
        </w:rPr>
        <w:tab/>
      </w:r>
      <w:r w:rsidRPr="00536549">
        <w:rPr>
          <w:rFonts w:ascii="Arial" w:hAnsi="Arial" w:cs="Arial"/>
          <w:b/>
        </w:rPr>
        <w:tab/>
      </w:r>
      <w:smartTag w:uri="urn:schemas-microsoft-com:office:smarttags" w:element="City">
        <w:smartTag w:uri="urn:schemas-microsoft-com:office:smarttags" w:element="place">
          <w:smartTag w:uri="urn:schemas-microsoft-com:office:smarttags" w:element="City">
            <w:r w:rsidRPr="00536549">
              <w:rPr>
                <w:rFonts w:ascii="Arial" w:hAnsi="Arial" w:cs="Arial"/>
                <w:b/>
              </w:rPr>
              <w:t>College Station</w:t>
            </w:r>
          </w:smartTag>
          <w:r w:rsidRPr="00536549">
            <w:rPr>
              <w:rFonts w:ascii="Arial" w:hAnsi="Arial" w:cs="Arial"/>
              <w:b/>
            </w:rPr>
            <w:t xml:space="preserve">, </w:t>
          </w:r>
          <w:smartTag w:uri="urn:schemas-microsoft-com:office:smarttags" w:element="State">
            <w:r w:rsidRPr="00536549">
              <w:rPr>
                <w:rFonts w:ascii="Arial" w:hAnsi="Arial" w:cs="Arial"/>
                <w:b/>
              </w:rPr>
              <w:t>TX</w:t>
            </w:r>
          </w:smartTag>
          <w:r w:rsidRPr="00536549">
            <w:rPr>
              <w:rFonts w:ascii="Arial" w:hAnsi="Arial" w:cs="Arial"/>
              <w:b/>
            </w:rPr>
            <w:t xml:space="preserve">  </w:t>
          </w:r>
          <w:smartTag w:uri="urn:schemas-microsoft-com:office:smarttags" w:element="PostalCode">
            <w:r w:rsidRPr="00536549">
              <w:rPr>
                <w:rFonts w:ascii="Arial" w:hAnsi="Arial" w:cs="Arial"/>
                <w:b/>
              </w:rPr>
              <w:t>77485-4645</w:t>
            </w:r>
          </w:smartTag>
        </w:smartTag>
      </w:smartTag>
    </w:p>
    <w:p w14:paraId="7540B8E4" w14:textId="77777777" w:rsidR="001C377E" w:rsidRDefault="001C377E" w:rsidP="00852E55">
      <w:pPr>
        <w:spacing w:after="120"/>
        <w:rPr>
          <w:rFonts w:ascii="Arial" w:hAnsi="Arial" w:cs="Arial"/>
          <w:b/>
          <w:color w:val="000000"/>
          <w:u w:val="single"/>
        </w:rPr>
      </w:pPr>
    </w:p>
    <w:p w14:paraId="4F01FB50" w14:textId="48DC868A" w:rsidR="001C377E" w:rsidRPr="00D77541" w:rsidRDefault="001C377E" w:rsidP="00852E55">
      <w:pPr>
        <w:spacing w:after="120"/>
        <w:rPr>
          <w:rFonts w:ascii="Arial" w:hAnsi="Arial" w:cs="Arial"/>
          <w:b/>
          <w:color w:val="000000"/>
        </w:rPr>
      </w:pPr>
      <w:r w:rsidRPr="00D77541">
        <w:rPr>
          <w:rFonts w:ascii="Arial" w:hAnsi="Arial" w:cs="Arial"/>
          <w:b/>
          <w:color w:val="000000"/>
          <w:u w:val="single"/>
        </w:rPr>
        <w:t>Grant Period</w:t>
      </w:r>
      <w:r w:rsidRPr="00D77541">
        <w:rPr>
          <w:rFonts w:ascii="Arial" w:hAnsi="Arial" w:cs="Arial"/>
          <w:b/>
          <w:color w:val="000000"/>
        </w:rPr>
        <w:t xml:space="preserve">:  </w:t>
      </w:r>
      <w:r>
        <w:rPr>
          <w:rFonts w:ascii="Arial" w:hAnsi="Arial" w:cs="Arial"/>
          <w:b/>
          <w:color w:val="000000"/>
        </w:rPr>
        <w:t>01</w:t>
      </w:r>
      <w:r w:rsidRPr="00D77541">
        <w:rPr>
          <w:rFonts w:ascii="Arial" w:hAnsi="Arial" w:cs="Arial"/>
          <w:b/>
          <w:color w:val="000000"/>
        </w:rPr>
        <w:t xml:space="preserve"> September 201</w:t>
      </w:r>
      <w:r w:rsidR="003509E5">
        <w:rPr>
          <w:rFonts w:ascii="Arial" w:hAnsi="Arial" w:cs="Arial"/>
          <w:b/>
          <w:color w:val="000000"/>
        </w:rPr>
        <w:t>4</w:t>
      </w:r>
      <w:r w:rsidRPr="00D77541">
        <w:rPr>
          <w:rFonts w:ascii="Arial" w:hAnsi="Arial" w:cs="Arial"/>
          <w:b/>
          <w:color w:val="000000"/>
        </w:rPr>
        <w:t xml:space="preserve"> through 3</w:t>
      </w:r>
      <w:r w:rsidR="003509E5">
        <w:rPr>
          <w:rFonts w:ascii="Arial" w:hAnsi="Arial" w:cs="Arial"/>
          <w:b/>
          <w:color w:val="000000"/>
        </w:rPr>
        <w:t>0</w:t>
      </w:r>
      <w:r w:rsidRPr="00D77541">
        <w:rPr>
          <w:rFonts w:ascii="Arial" w:hAnsi="Arial" w:cs="Arial"/>
          <w:b/>
          <w:color w:val="000000"/>
        </w:rPr>
        <w:t xml:space="preserve"> </w:t>
      </w:r>
      <w:r w:rsidR="003509E5">
        <w:rPr>
          <w:rFonts w:ascii="Arial" w:hAnsi="Arial" w:cs="Arial"/>
          <w:b/>
          <w:color w:val="000000"/>
        </w:rPr>
        <w:t>April</w:t>
      </w:r>
      <w:r w:rsidRPr="00D77541">
        <w:rPr>
          <w:rFonts w:ascii="Arial" w:hAnsi="Arial" w:cs="Arial"/>
          <w:b/>
          <w:color w:val="000000"/>
        </w:rPr>
        <w:t xml:space="preserve"> 201</w:t>
      </w:r>
      <w:r w:rsidR="003509E5">
        <w:rPr>
          <w:rFonts w:ascii="Arial" w:hAnsi="Arial" w:cs="Arial"/>
          <w:b/>
          <w:color w:val="000000"/>
        </w:rPr>
        <w:t>5</w:t>
      </w:r>
    </w:p>
    <w:p w14:paraId="1A1308E7" w14:textId="77777777" w:rsidR="001C377E" w:rsidRPr="00536549" w:rsidRDefault="001C377E" w:rsidP="00536549">
      <w:pPr>
        <w:spacing w:after="120"/>
        <w:rPr>
          <w:rFonts w:ascii="Arial" w:hAnsi="Arial" w:cs="Arial"/>
          <w:b/>
        </w:rPr>
      </w:pPr>
    </w:p>
    <w:p w14:paraId="67493B6A" w14:textId="518CFE1D" w:rsidR="001C377E" w:rsidRPr="00536549" w:rsidRDefault="001C377E" w:rsidP="00536549">
      <w:pPr>
        <w:spacing w:after="120"/>
        <w:rPr>
          <w:rFonts w:ascii="Arial" w:hAnsi="Arial" w:cs="Arial"/>
          <w:b/>
        </w:rPr>
      </w:pPr>
      <w:r w:rsidRPr="00536549">
        <w:rPr>
          <w:rFonts w:ascii="Arial" w:hAnsi="Arial" w:cs="Arial"/>
          <w:b/>
          <w:u w:val="single"/>
        </w:rPr>
        <w:t>Reporting Period End Date</w:t>
      </w:r>
      <w:r w:rsidR="00C94E6B">
        <w:rPr>
          <w:rFonts w:ascii="Arial" w:hAnsi="Arial" w:cs="Arial"/>
          <w:b/>
        </w:rPr>
        <w:t xml:space="preserve">:  </w:t>
      </w:r>
      <w:r w:rsidR="003E3C45">
        <w:rPr>
          <w:rFonts w:ascii="Arial" w:hAnsi="Arial" w:cs="Arial"/>
          <w:b/>
        </w:rPr>
        <w:t>3</w:t>
      </w:r>
      <w:r w:rsidR="002560D5">
        <w:rPr>
          <w:rFonts w:ascii="Arial" w:hAnsi="Arial" w:cs="Arial"/>
          <w:b/>
        </w:rPr>
        <w:t>0</w:t>
      </w:r>
      <w:r w:rsidR="003E3C45">
        <w:rPr>
          <w:rFonts w:ascii="Arial" w:hAnsi="Arial" w:cs="Arial"/>
          <w:b/>
        </w:rPr>
        <w:t xml:space="preserve"> A</w:t>
      </w:r>
      <w:r w:rsidR="002560D5">
        <w:rPr>
          <w:rFonts w:ascii="Arial" w:hAnsi="Arial" w:cs="Arial"/>
          <w:b/>
        </w:rPr>
        <w:t>pril</w:t>
      </w:r>
      <w:r w:rsidR="003E3C45">
        <w:rPr>
          <w:rFonts w:ascii="Arial" w:hAnsi="Arial" w:cs="Arial"/>
          <w:b/>
        </w:rPr>
        <w:t xml:space="preserve"> </w:t>
      </w:r>
      <w:r w:rsidR="00C94E6B">
        <w:rPr>
          <w:rFonts w:ascii="Arial" w:hAnsi="Arial" w:cs="Arial"/>
          <w:b/>
        </w:rPr>
        <w:t>201</w:t>
      </w:r>
      <w:r w:rsidR="002560D5">
        <w:rPr>
          <w:rFonts w:ascii="Arial" w:hAnsi="Arial" w:cs="Arial"/>
          <w:b/>
        </w:rPr>
        <w:t>5</w:t>
      </w:r>
    </w:p>
    <w:p w14:paraId="7F7945DE" w14:textId="77777777" w:rsidR="001C377E" w:rsidRPr="00536549" w:rsidRDefault="001C377E" w:rsidP="00536549">
      <w:pPr>
        <w:spacing w:after="120"/>
        <w:rPr>
          <w:rFonts w:ascii="Arial" w:hAnsi="Arial" w:cs="Arial"/>
          <w:b/>
        </w:rPr>
      </w:pPr>
    </w:p>
    <w:p w14:paraId="6A7A5938" w14:textId="2ED2E26F" w:rsidR="001C377E" w:rsidRPr="00536549" w:rsidRDefault="001C377E" w:rsidP="00536549">
      <w:pPr>
        <w:spacing w:after="120"/>
        <w:rPr>
          <w:rFonts w:ascii="Arial" w:hAnsi="Arial" w:cs="Arial"/>
          <w:b/>
        </w:rPr>
      </w:pPr>
      <w:r w:rsidRPr="00536549">
        <w:rPr>
          <w:rFonts w:ascii="Arial" w:hAnsi="Arial" w:cs="Arial"/>
          <w:b/>
          <w:u w:val="single"/>
        </w:rPr>
        <w:t>Report Term</w:t>
      </w:r>
      <w:r w:rsidRPr="00536549">
        <w:rPr>
          <w:rFonts w:ascii="Arial" w:hAnsi="Arial" w:cs="Arial"/>
          <w:b/>
        </w:rPr>
        <w:t xml:space="preserve">:  </w:t>
      </w:r>
      <w:r w:rsidR="002560D5">
        <w:rPr>
          <w:rFonts w:ascii="Arial" w:hAnsi="Arial" w:cs="Arial"/>
          <w:b/>
        </w:rPr>
        <w:t>Interim</w:t>
      </w:r>
      <w:r w:rsidR="009A167D">
        <w:rPr>
          <w:rFonts w:ascii="Arial" w:hAnsi="Arial" w:cs="Arial"/>
          <w:b/>
        </w:rPr>
        <w:t xml:space="preserve"> P</w:t>
      </w:r>
      <w:r w:rsidR="002560D5">
        <w:rPr>
          <w:rFonts w:ascii="Arial" w:hAnsi="Arial" w:cs="Arial"/>
          <w:b/>
        </w:rPr>
        <w:t>rogress</w:t>
      </w:r>
      <w:r w:rsidRPr="00536549">
        <w:rPr>
          <w:rFonts w:ascii="Arial" w:hAnsi="Arial" w:cs="Arial"/>
          <w:b/>
        </w:rPr>
        <w:t xml:space="preserve"> Report</w:t>
      </w:r>
    </w:p>
    <w:p w14:paraId="72BDB80B" w14:textId="77777777" w:rsidR="001C377E" w:rsidRPr="00536549" w:rsidRDefault="001C377E" w:rsidP="00536549">
      <w:pPr>
        <w:spacing w:after="120"/>
        <w:rPr>
          <w:rFonts w:ascii="Arial" w:hAnsi="Arial" w:cs="Arial"/>
          <w:b/>
        </w:rPr>
      </w:pPr>
    </w:p>
    <w:p w14:paraId="734A841D" w14:textId="77777777" w:rsidR="001C377E" w:rsidRDefault="001C377E" w:rsidP="00536549">
      <w:pPr>
        <w:spacing w:after="120"/>
        <w:rPr>
          <w:rFonts w:ascii="Arial" w:hAnsi="Arial" w:cs="Arial"/>
          <w:b/>
        </w:rPr>
      </w:pPr>
      <w:r w:rsidRPr="00536549">
        <w:rPr>
          <w:rFonts w:ascii="Arial" w:hAnsi="Arial" w:cs="Arial"/>
          <w:b/>
          <w:u w:val="single"/>
        </w:rPr>
        <w:t>Signature of Submitting Official</w:t>
      </w:r>
      <w:r w:rsidRPr="00536549">
        <w:rPr>
          <w:rFonts w:ascii="Arial" w:hAnsi="Arial" w:cs="Arial"/>
          <w:b/>
        </w:rPr>
        <w:t xml:space="preserve">:   </w:t>
      </w:r>
    </w:p>
    <w:p w14:paraId="0CBB5223" w14:textId="77777777" w:rsidR="001C377E" w:rsidRDefault="001C377E" w:rsidP="00A529CC">
      <w:pPr>
        <w:ind w:left="4320" w:firstLine="720"/>
        <w:rPr>
          <w:rFonts w:ascii="Arial" w:hAnsi="Arial" w:cs="Arial"/>
          <w:b/>
          <w:sz w:val="28"/>
          <w:szCs w:val="28"/>
        </w:rPr>
      </w:pPr>
    </w:p>
    <w:p w14:paraId="094AB719" w14:textId="77777777" w:rsidR="001C377E" w:rsidRPr="00B2183B" w:rsidRDefault="00A73B0F" w:rsidP="00A529CC">
      <w:pPr>
        <w:spacing w:before="200"/>
        <w:rPr>
          <w:rFonts w:ascii="Arial" w:hAnsi="Arial" w:cs="Arial"/>
          <w:b/>
        </w:rPr>
        <w:sectPr w:rsidR="001C377E" w:rsidRPr="00B2183B">
          <w:headerReference w:type="default" r:id="rId9"/>
          <w:footerReference w:type="default" r:id="rId10"/>
          <w:headerReference w:type="first" r:id="rId11"/>
          <w:footerReference w:type="first" r:id="rId12"/>
          <w:pgSz w:w="12240" w:h="15840"/>
          <w:pgMar w:top="1440" w:right="1440" w:bottom="1440" w:left="1440" w:header="720" w:footer="720" w:gutter="0"/>
          <w:cols w:space="720"/>
          <w:titlePg/>
          <w:docGrid w:linePitch="360"/>
        </w:sectPr>
      </w:pPr>
      <w:r>
        <w:rPr>
          <w:noProof/>
        </w:rPr>
        <mc:AlternateContent>
          <mc:Choice Requires="wps">
            <w:drawing>
              <wp:anchor distT="0" distB="0" distL="114300" distR="114300" simplePos="0" relativeHeight="251652096" behindDoc="0" locked="0" layoutInCell="1" allowOverlap="1" wp14:anchorId="2DE625ED" wp14:editId="7149B635">
                <wp:simplePos x="0" y="0"/>
                <wp:positionH relativeFrom="column">
                  <wp:posOffset>2905125</wp:posOffset>
                </wp:positionH>
                <wp:positionV relativeFrom="paragraph">
                  <wp:posOffset>70485</wp:posOffset>
                </wp:positionV>
                <wp:extent cx="2790825" cy="0"/>
                <wp:effectExtent l="9525" t="13335" r="9525" b="15240"/>
                <wp:wrapNone/>
                <wp:docPr id="16"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9082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48A4248F" id="_x0000_t32" coordsize="21600,21600" o:spt="32" o:oned="t" path="m,l21600,21600e" filled="f">
                <v:path arrowok="t" fillok="f" o:connecttype="none"/>
                <o:lock v:ext="edit" shapetype="t"/>
              </v:shapetype>
              <v:shape id="AutoShape 2" o:spid="_x0000_s1026" type="#_x0000_t32" style="position:absolute;margin-left:228.75pt;margin-top:5.55pt;width:219.75pt;height:0;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" strokeweight="1.5pt"/>
            </w:pict>
          </mc:Fallback>
        </mc:AlternateContent>
      </w:r>
      <w:r w:rsidR="001C377E">
        <w:rPr>
          <w:rFonts w:ascii="Arial" w:hAnsi="Arial" w:cs="Arial"/>
          <w:b/>
          <w:sz w:val="28"/>
          <w:szCs w:val="28"/>
        </w:rPr>
        <w:tab/>
      </w:r>
      <w:r w:rsidR="001C377E">
        <w:rPr>
          <w:rFonts w:ascii="Arial" w:hAnsi="Arial" w:cs="Arial"/>
          <w:b/>
          <w:sz w:val="28"/>
          <w:szCs w:val="28"/>
        </w:rPr>
        <w:tab/>
      </w:r>
      <w:r w:rsidR="001C377E">
        <w:rPr>
          <w:rFonts w:ascii="Arial" w:hAnsi="Arial" w:cs="Arial"/>
          <w:b/>
          <w:sz w:val="28"/>
          <w:szCs w:val="28"/>
        </w:rPr>
        <w:tab/>
      </w:r>
      <w:r w:rsidR="001C377E">
        <w:rPr>
          <w:rFonts w:ascii="Arial" w:hAnsi="Arial" w:cs="Arial"/>
          <w:b/>
          <w:sz w:val="28"/>
          <w:szCs w:val="28"/>
        </w:rPr>
        <w:tab/>
      </w:r>
      <w:r w:rsidR="001C377E">
        <w:rPr>
          <w:rFonts w:ascii="Arial" w:hAnsi="Arial" w:cs="Arial"/>
          <w:b/>
          <w:sz w:val="28"/>
          <w:szCs w:val="28"/>
        </w:rPr>
        <w:tab/>
      </w:r>
      <w:r w:rsidR="001C377E">
        <w:rPr>
          <w:rFonts w:ascii="Arial" w:hAnsi="Arial" w:cs="Arial"/>
          <w:b/>
          <w:sz w:val="28"/>
          <w:szCs w:val="28"/>
        </w:rPr>
        <w:tab/>
      </w:r>
      <w:r w:rsidR="001C377E">
        <w:rPr>
          <w:rFonts w:ascii="Arial" w:hAnsi="Arial" w:cs="Arial"/>
          <w:b/>
          <w:sz w:val="28"/>
          <w:szCs w:val="28"/>
        </w:rPr>
        <w:tab/>
      </w:r>
      <w:r w:rsidR="001C377E">
        <w:rPr>
          <w:rFonts w:ascii="Arial" w:hAnsi="Arial" w:cs="Arial"/>
          <w:b/>
        </w:rPr>
        <w:t>Sunil</w:t>
      </w:r>
      <w:r w:rsidR="001C377E" w:rsidRPr="00B2183B">
        <w:rPr>
          <w:rFonts w:ascii="Arial" w:hAnsi="Arial" w:cs="Arial"/>
          <w:b/>
        </w:rPr>
        <w:t xml:space="preserve"> S. </w:t>
      </w:r>
      <w:proofErr w:type="spellStart"/>
      <w:r w:rsidR="001C377E" w:rsidRPr="00B2183B">
        <w:rPr>
          <w:rFonts w:ascii="Arial" w:hAnsi="Arial" w:cs="Arial"/>
          <w:b/>
        </w:rPr>
        <w:t>Ch</w:t>
      </w:r>
      <w:r w:rsidR="001C377E">
        <w:rPr>
          <w:rFonts w:ascii="Arial" w:hAnsi="Arial" w:cs="Arial"/>
          <w:b/>
        </w:rPr>
        <w:t>irayath</w:t>
      </w:r>
      <w:proofErr w:type="spellEnd"/>
      <w:r w:rsidR="001C377E" w:rsidRPr="00B2183B">
        <w:rPr>
          <w:rFonts w:ascii="Arial" w:hAnsi="Arial" w:cs="Arial"/>
          <w:b/>
        </w:rPr>
        <w:t>, Ph</w:t>
      </w:r>
      <w:r w:rsidR="001C377E">
        <w:rPr>
          <w:rFonts w:ascii="Arial" w:hAnsi="Arial" w:cs="Arial"/>
          <w:b/>
        </w:rPr>
        <w:t>.</w:t>
      </w:r>
      <w:r w:rsidR="001C377E" w:rsidRPr="00B2183B">
        <w:rPr>
          <w:rFonts w:ascii="Arial" w:hAnsi="Arial" w:cs="Arial"/>
          <w:b/>
        </w:rPr>
        <w:t>D</w:t>
      </w:r>
      <w:r w:rsidR="001C377E">
        <w:rPr>
          <w:rFonts w:ascii="Arial" w:hAnsi="Arial" w:cs="Arial"/>
          <w:b/>
        </w:rPr>
        <w:t>.</w:t>
      </w:r>
      <w:r w:rsidR="001C377E" w:rsidRPr="00B2183B">
        <w:rPr>
          <w:rFonts w:ascii="Arial" w:hAnsi="Arial" w:cs="Arial"/>
          <w:b/>
        </w:rPr>
        <w:t>, PD/PI</w:t>
      </w:r>
    </w:p>
    <w:p w14:paraId="125EFE45" w14:textId="7967B943" w:rsidR="001C377E" w:rsidRPr="004B2554" w:rsidRDefault="003E3C45" w:rsidP="00584D7E">
      <w:pPr>
        <w:spacing w:after="120"/>
        <w:jc w:val="center"/>
        <w:rPr>
          <w:rFonts w:ascii="Arial" w:hAnsi="Arial" w:cs="Arial"/>
          <w:b/>
          <w:sz w:val="28"/>
          <w:szCs w:val="28"/>
        </w:rPr>
      </w:pPr>
      <w:r>
        <w:rPr>
          <w:rFonts w:ascii="Arial" w:hAnsi="Arial" w:cs="Arial"/>
          <w:b/>
          <w:sz w:val="28"/>
          <w:szCs w:val="28"/>
        </w:rPr>
        <w:lastRenderedPageBreak/>
        <w:t xml:space="preserve">Annual </w:t>
      </w:r>
      <w:r w:rsidR="009A167D">
        <w:rPr>
          <w:rFonts w:ascii="Arial" w:hAnsi="Arial" w:cs="Arial"/>
          <w:b/>
          <w:sz w:val="28"/>
          <w:szCs w:val="28"/>
        </w:rPr>
        <w:t>Final Performance</w:t>
      </w:r>
      <w:r w:rsidR="001C377E" w:rsidRPr="004B2554">
        <w:rPr>
          <w:rFonts w:ascii="Arial" w:hAnsi="Arial" w:cs="Arial"/>
          <w:b/>
          <w:sz w:val="28"/>
          <w:szCs w:val="28"/>
        </w:rPr>
        <w:t xml:space="preserve"> Report</w:t>
      </w:r>
    </w:p>
    <w:p w14:paraId="614D5BC8" w14:textId="77777777" w:rsidR="001C377E" w:rsidRDefault="001C377E" w:rsidP="001E2A13">
      <w:pPr>
        <w:spacing w:after="120"/>
        <w:jc w:val="center"/>
      </w:pPr>
      <w:smartTag w:uri="urn:schemas-microsoft-com:office:smarttags" w:element="State">
        <w:r>
          <w:t>Texas</w:t>
        </w:r>
      </w:smartTag>
      <w:r>
        <w:t xml:space="preserve"> A&amp;M Engineering Experiment Station at </w:t>
      </w:r>
      <w:smartTag w:uri="urn:schemas-microsoft-com:office:smarttags" w:element="PlaceName">
        <w:smartTag w:uri="urn:schemas-microsoft-com:office:smarttags" w:element="place">
          <w:smartTag w:uri="urn:schemas-microsoft-com:office:smarttags" w:element="PlaceName">
            <w:r>
              <w:t>Texas</w:t>
            </w:r>
          </w:smartTag>
          <w:r>
            <w:t xml:space="preserve"> </w:t>
          </w:r>
          <w:smartTag w:uri="urn:schemas-microsoft-com:office:smarttags" w:element="PlaceName">
            <w:r>
              <w:t>A&amp;M</w:t>
            </w:r>
          </w:smartTag>
          <w:r>
            <w:t xml:space="preserve"> </w:t>
          </w:r>
          <w:smartTag w:uri="urn:schemas-microsoft-com:office:smarttags" w:element="PlaceType">
            <w:r>
              <w:t>University</w:t>
            </w:r>
          </w:smartTag>
        </w:smartTag>
      </w:smartTag>
    </w:p>
    <w:p w14:paraId="6FC6E2C4" w14:textId="77777777" w:rsidR="001C377E" w:rsidRDefault="001C377E" w:rsidP="004D4694">
      <w:pPr>
        <w:jc w:val="center"/>
      </w:pPr>
      <w:r>
        <w:t>“Experimental and Computational Assessment of Unique Trace Elements and Isotope Ratios in Plutonium from Depleted Uranium Irradiated in Fast Reactor Blankets”</w:t>
      </w:r>
    </w:p>
    <w:p w14:paraId="3BF6749C" w14:textId="77777777" w:rsidR="001C377E" w:rsidRDefault="001C377E" w:rsidP="00824BE0">
      <w:pPr>
        <w:jc w:val="center"/>
      </w:pPr>
    </w:p>
    <w:p w14:paraId="78E464CD" w14:textId="77777777" w:rsidR="001C377E" w:rsidRDefault="001C377E" w:rsidP="00824BE0">
      <w:pPr>
        <w:jc w:val="center"/>
      </w:pPr>
    </w:p>
    <w:p w14:paraId="6CFC0E65" w14:textId="77777777" w:rsidR="001C377E" w:rsidRPr="0045012D" w:rsidRDefault="001C377E" w:rsidP="002C5359">
      <w:pPr>
        <w:spacing w:after="120"/>
        <w:rPr>
          <w:rFonts w:ascii="Arial" w:hAnsi="Arial" w:cs="Arial"/>
          <w:b/>
          <w:sz w:val="28"/>
          <w:szCs w:val="28"/>
        </w:rPr>
      </w:pPr>
      <w:r w:rsidRPr="0045012D">
        <w:rPr>
          <w:rFonts w:ascii="Arial" w:hAnsi="Arial" w:cs="Arial"/>
          <w:b/>
          <w:sz w:val="28"/>
          <w:szCs w:val="28"/>
        </w:rPr>
        <w:t>Introduction</w:t>
      </w:r>
    </w:p>
    <w:p w14:paraId="1CC137B3" w14:textId="0A9912E1" w:rsidR="001C377E" w:rsidRDefault="001C377E" w:rsidP="004D4694">
      <w:pPr>
        <w:jc w:val="both"/>
      </w:pPr>
      <w:r>
        <w:rPr>
          <w:bCs/>
        </w:rPr>
        <w:t xml:space="preserve">This </w:t>
      </w:r>
      <w:r w:rsidR="000E3745">
        <w:rPr>
          <w:bCs/>
        </w:rPr>
        <w:t>interim progress</w:t>
      </w:r>
      <w:r>
        <w:rPr>
          <w:bCs/>
        </w:rPr>
        <w:t xml:space="preserve"> report summarizes the work accomplished during </w:t>
      </w:r>
      <w:r w:rsidR="00E908D1">
        <w:rPr>
          <w:bCs/>
        </w:rPr>
        <w:t>the</w:t>
      </w:r>
      <w:r>
        <w:rPr>
          <w:bCs/>
        </w:rPr>
        <w:t xml:space="preserve"> </w:t>
      </w:r>
      <w:r w:rsidR="000E3745">
        <w:rPr>
          <w:bCs/>
        </w:rPr>
        <w:t>8</w:t>
      </w:r>
      <w:r w:rsidR="004B74EE">
        <w:rPr>
          <w:bCs/>
        </w:rPr>
        <w:t>-</w:t>
      </w:r>
      <w:r>
        <w:rPr>
          <w:bCs/>
        </w:rPr>
        <w:t>month period</w:t>
      </w:r>
      <w:r w:rsidR="004B74EE">
        <w:rPr>
          <w:bCs/>
        </w:rPr>
        <w:t xml:space="preserve"> from</w:t>
      </w:r>
      <w:r>
        <w:rPr>
          <w:bCs/>
        </w:rPr>
        <w:t xml:space="preserve"> </w:t>
      </w:r>
      <w:r>
        <w:t>September 1, 201</w:t>
      </w:r>
      <w:r w:rsidR="000E3745">
        <w:t>4</w:t>
      </w:r>
      <w:r>
        <w:t xml:space="preserve"> through </w:t>
      </w:r>
      <w:r w:rsidR="003E3C45">
        <w:t>A</w:t>
      </w:r>
      <w:r w:rsidR="000E3745">
        <w:t>pril</w:t>
      </w:r>
      <w:r w:rsidR="003E3C45">
        <w:t xml:space="preserve"> 3</w:t>
      </w:r>
      <w:r w:rsidR="000E3745">
        <w:t>0</w:t>
      </w:r>
      <w:r>
        <w:t>, 201</w:t>
      </w:r>
      <w:r w:rsidR="000E3745">
        <w:t>5</w:t>
      </w:r>
      <w:r>
        <w:t xml:space="preserve"> at </w:t>
      </w:r>
      <w:r w:rsidR="00E908D1">
        <w:t xml:space="preserve">the </w:t>
      </w:r>
      <w:r>
        <w:t>Texas A&amp;M Engineering Experiment Station</w:t>
      </w:r>
      <w:r w:rsidR="000E3745">
        <w:t xml:space="preserve"> (TEES)</w:t>
      </w:r>
      <w:r>
        <w:rPr>
          <w:bCs/>
        </w:rPr>
        <w:t>. The work was performed in support of the DHS Contract No. 2012-DN-077-ARI057-0</w:t>
      </w:r>
      <w:r w:rsidR="00CA36CD">
        <w:rPr>
          <w:bCs/>
        </w:rPr>
        <w:t>3</w:t>
      </w:r>
      <w:r>
        <w:rPr>
          <w:bCs/>
        </w:rPr>
        <w:t xml:space="preserve"> entitled </w:t>
      </w:r>
      <w:r>
        <w:t>“Experimental and Computational Assessment of Unique Trace Elements and Isotopes Ratios in Plutonium from Depleted Uranium Irradiated in Fast Reactor Blankets</w:t>
      </w:r>
      <w:r w:rsidR="006725D1">
        <w:t>.”</w:t>
      </w:r>
      <w:r>
        <w:t xml:space="preserve">  This </w:t>
      </w:r>
      <w:r w:rsidR="000E3745">
        <w:t>interim progress</w:t>
      </w:r>
      <w:r>
        <w:t xml:space="preserve"> report also </w:t>
      </w:r>
      <w:r w:rsidR="006725D1">
        <w:t>summarizes</w:t>
      </w:r>
      <w:r>
        <w:t xml:space="preserve"> the work plan for the </w:t>
      </w:r>
      <w:r w:rsidR="003E3C45">
        <w:t xml:space="preserve">next </w:t>
      </w:r>
      <w:r w:rsidR="000E3745">
        <w:t>four months remaining in this fiscal year of the contract/grant</w:t>
      </w:r>
      <w:r w:rsidR="003E3C45">
        <w:t>.</w:t>
      </w:r>
      <w:r w:rsidR="003E3C45" w:rsidDel="003E3C45">
        <w:t xml:space="preserve"> </w:t>
      </w:r>
    </w:p>
    <w:p w14:paraId="3B827D02" w14:textId="77777777" w:rsidR="001C377E" w:rsidRDefault="001C377E" w:rsidP="0095328C">
      <w:pPr>
        <w:jc w:val="both"/>
      </w:pPr>
    </w:p>
    <w:p w14:paraId="18028B4C" w14:textId="77777777" w:rsidR="001C377E" w:rsidRDefault="001C377E" w:rsidP="007B5672">
      <w:r>
        <w:t xml:space="preserve">The report is organized into five major sections: </w:t>
      </w:r>
    </w:p>
    <w:p w14:paraId="34A6A6B8" w14:textId="77777777" w:rsidR="001C377E" w:rsidRDefault="001C377E" w:rsidP="007B5672"/>
    <w:p w14:paraId="7856BEF3" w14:textId="77777777" w:rsidR="001C377E" w:rsidRDefault="001C377E" w:rsidP="007B5672">
      <w:pPr>
        <w:ind w:left="720" w:hanging="360"/>
        <w:jc w:val="both"/>
      </w:pPr>
      <w:r>
        <w:t xml:space="preserve">A.  </w:t>
      </w:r>
      <w:r>
        <w:rPr>
          <w:u w:val="single"/>
        </w:rPr>
        <w:t>Major Goals</w:t>
      </w:r>
      <w:r>
        <w:t xml:space="preserve"> -- the purpose and major goals of the project.</w:t>
      </w:r>
    </w:p>
    <w:p w14:paraId="32E875E0" w14:textId="77777777" w:rsidR="001C377E" w:rsidRDefault="001C377E" w:rsidP="007B5672">
      <w:pPr>
        <w:ind w:left="720" w:hanging="360"/>
        <w:jc w:val="both"/>
      </w:pPr>
    </w:p>
    <w:p w14:paraId="1AFEE71F" w14:textId="77777777" w:rsidR="001C377E" w:rsidRDefault="001C377E" w:rsidP="0095328C">
      <w:pPr>
        <w:spacing w:after="120"/>
        <w:ind w:left="720" w:hanging="360"/>
        <w:jc w:val="both"/>
      </w:pPr>
      <w:r>
        <w:t xml:space="preserve">B. </w:t>
      </w:r>
      <w:r w:rsidRPr="00DE3144">
        <w:t xml:space="preserve"> </w:t>
      </w:r>
      <w:r>
        <w:rPr>
          <w:u w:val="single"/>
        </w:rPr>
        <w:t>Accomplishments and Plans</w:t>
      </w:r>
      <w:r>
        <w:t xml:space="preserve"> </w:t>
      </w:r>
    </w:p>
    <w:p w14:paraId="3FF55472" w14:textId="77777777" w:rsidR="001C377E" w:rsidRDefault="001C377E" w:rsidP="00DE3144">
      <w:pPr>
        <w:spacing w:after="120"/>
        <w:ind w:left="990" w:hanging="270"/>
        <w:jc w:val="both"/>
      </w:pPr>
      <w:r>
        <w:t>-- the specific objectives, major activities, significant results, and key outcomes of the project for each of the two research teams during the reporting period.</w:t>
      </w:r>
    </w:p>
    <w:p w14:paraId="41B57E7E" w14:textId="77777777" w:rsidR="001C377E" w:rsidRDefault="001C377E" w:rsidP="007B5672">
      <w:pPr>
        <w:spacing w:after="120"/>
        <w:ind w:left="990" w:hanging="270"/>
        <w:jc w:val="both"/>
        <w:rPr>
          <w:bCs/>
        </w:rPr>
      </w:pPr>
      <w:r>
        <w:t>-- the main activities to be undertaken during the next reporting period for each of the teams.</w:t>
      </w:r>
      <w:r>
        <w:rPr>
          <w:bCs/>
        </w:rPr>
        <w:t xml:space="preserve"> </w:t>
      </w:r>
    </w:p>
    <w:p w14:paraId="6AC282E2" w14:textId="77777777" w:rsidR="001C377E" w:rsidRDefault="001C377E" w:rsidP="007B5672">
      <w:pPr>
        <w:ind w:left="994" w:hanging="274"/>
        <w:jc w:val="both"/>
      </w:pPr>
      <w:r>
        <w:rPr>
          <w:bCs/>
        </w:rPr>
        <w:t xml:space="preserve">-- </w:t>
      </w:r>
      <w:r w:rsidRPr="007B5672">
        <w:t>training and development</w:t>
      </w:r>
      <w:r>
        <w:t xml:space="preserve"> opportunities provided by specific team research activities.</w:t>
      </w:r>
    </w:p>
    <w:p w14:paraId="43241382" w14:textId="77777777" w:rsidR="001C377E" w:rsidRPr="007B5672" w:rsidRDefault="001C377E" w:rsidP="007B5672">
      <w:pPr>
        <w:ind w:left="994" w:hanging="274"/>
        <w:jc w:val="both"/>
        <w:rPr>
          <w:bCs/>
        </w:rPr>
      </w:pPr>
    </w:p>
    <w:p w14:paraId="5A0D4249" w14:textId="77777777" w:rsidR="001C377E" w:rsidRDefault="001C377E" w:rsidP="00D14495">
      <w:pPr>
        <w:ind w:left="720" w:hanging="360"/>
        <w:jc w:val="both"/>
      </w:pPr>
      <w:r>
        <w:t xml:space="preserve">C.  </w:t>
      </w:r>
      <w:r w:rsidRPr="0095328C">
        <w:rPr>
          <w:u w:val="single"/>
        </w:rPr>
        <w:t>Dissemination</w:t>
      </w:r>
      <w:r>
        <w:t xml:space="preserve"> -- products, publications, and other communications or outreach activities.</w:t>
      </w:r>
    </w:p>
    <w:p w14:paraId="49B4BF1D" w14:textId="77777777" w:rsidR="001C377E" w:rsidRDefault="001C377E" w:rsidP="00D14495">
      <w:pPr>
        <w:ind w:left="720" w:hanging="360"/>
        <w:jc w:val="both"/>
      </w:pPr>
    </w:p>
    <w:p w14:paraId="36149826" w14:textId="77777777" w:rsidR="001C377E" w:rsidRDefault="001C377E" w:rsidP="00D14495">
      <w:pPr>
        <w:ind w:left="720" w:hanging="360"/>
        <w:jc w:val="both"/>
      </w:pPr>
      <w:r>
        <w:t xml:space="preserve">D.  </w:t>
      </w:r>
      <w:r w:rsidRPr="00D14495">
        <w:rPr>
          <w:u w:val="single"/>
        </w:rPr>
        <w:t>Participants</w:t>
      </w:r>
      <w:r w:rsidRPr="00D14495">
        <w:t xml:space="preserve"> -- </w:t>
      </w:r>
      <w:r>
        <w:t xml:space="preserve">descriptive list of the project participants </w:t>
      </w:r>
      <w:r w:rsidR="00CA36CD">
        <w:t xml:space="preserve">(including students) </w:t>
      </w:r>
      <w:r>
        <w:t>supported by the contract/grant.</w:t>
      </w:r>
    </w:p>
    <w:p w14:paraId="4F1DB0C3" w14:textId="77777777" w:rsidR="001C377E" w:rsidRDefault="001C377E" w:rsidP="00D14495">
      <w:pPr>
        <w:ind w:left="720" w:hanging="360"/>
        <w:jc w:val="both"/>
      </w:pPr>
    </w:p>
    <w:p w14:paraId="41130334" w14:textId="77777777" w:rsidR="001C377E" w:rsidRDefault="001C377E" w:rsidP="00D14495">
      <w:pPr>
        <w:spacing w:after="120"/>
        <w:ind w:left="720" w:hanging="360"/>
        <w:jc w:val="both"/>
      </w:pPr>
      <w:r>
        <w:t xml:space="preserve">E.  </w:t>
      </w:r>
      <w:r w:rsidRPr="00DE3142">
        <w:rPr>
          <w:u w:val="single"/>
        </w:rPr>
        <w:t>Budget Summary</w:t>
      </w:r>
      <w:r>
        <w:t xml:space="preserve"> -- current budget on the requested template.</w:t>
      </w:r>
    </w:p>
    <w:p w14:paraId="116EBDFB" w14:textId="77777777" w:rsidR="001C377E" w:rsidRPr="00824BE0" w:rsidRDefault="001C377E" w:rsidP="00ED05E5"/>
    <w:p w14:paraId="607B02B9" w14:textId="77777777" w:rsidR="001C377E" w:rsidRPr="0045012D" w:rsidRDefault="001C377E" w:rsidP="004B2554">
      <w:pPr>
        <w:spacing w:after="120"/>
        <w:rPr>
          <w:rFonts w:ascii="Arial" w:hAnsi="Arial" w:cs="Arial"/>
          <w:b/>
          <w:sz w:val="28"/>
          <w:szCs w:val="28"/>
        </w:rPr>
      </w:pPr>
      <w:r w:rsidRPr="0045012D">
        <w:rPr>
          <w:rFonts w:ascii="Arial" w:hAnsi="Arial" w:cs="Arial"/>
          <w:b/>
          <w:sz w:val="28"/>
          <w:szCs w:val="28"/>
        </w:rPr>
        <w:t xml:space="preserve">A.  Major Goals   </w:t>
      </w:r>
    </w:p>
    <w:p w14:paraId="6A246A6A" w14:textId="4006B3E0" w:rsidR="001C377E" w:rsidRDefault="006D474D" w:rsidP="00F71A73">
      <w:pPr>
        <w:spacing w:after="120"/>
        <w:jc w:val="both"/>
      </w:pPr>
      <w:r>
        <w:t>This project wa</w:t>
      </w:r>
      <w:r w:rsidR="001C377E">
        <w:t xml:space="preserve">s </w:t>
      </w:r>
      <w:r w:rsidR="00CA36CD">
        <w:t xml:space="preserve">originally planned as </w:t>
      </w:r>
      <w:r w:rsidR="001C377E">
        <w:t xml:space="preserve">a three-year, multi-disciplinary effort, led by the Nuclear Security Science and Policy Institute (NSSPI) of the Texas A&amp;M Engineering Experiment Station (TEES) at Texas A&amp;M University (TAMU). </w:t>
      </w:r>
      <w:r w:rsidR="009A167D">
        <w:t xml:space="preserve">The project has secured a no-cost extension into the fourth year. </w:t>
      </w:r>
      <w:r w:rsidR="001C377E">
        <w:t>The overall purpose of this project is to use computational and experimental methods to determine whether it is possible to reliably predict and measure a</w:t>
      </w:r>
      <w:r w:rsidR="00937071">
        <w:t>n</w:t>
      </w:r>
      <w:r w:rsidR="001C377E">
        <w:t xml:space="preserve"> intrinsic physical </w:t>
      </w:r>
      <w:r w:rsidR="00937071">
        <w:t>characteristic</w:t>
      </w:r>
      <w:r w:rsidR="001C377E">
        <w:t xml:space="preserve"> in weapons-grade plutonium (Pu) produced in reactors </w:t>
      </w:r>
      <w:r w:rsidR="006725D1">
        <w:t>in</w:t>
      </w:r>
      <w:r w:rsidR="001C377E">
        <w:t xml:space="preserve"> foreign nuclear fuel cycles.  The particular </w:t>
      </w:r>
      <w:r w:rsidR="006725D1">
        <w:t>reactor</w:t>
      </w:r>
      <w:r w:rsidR="001C377E">
        <w:t xml:space="preserve"> types of interest are fast breeder reactor</w:t>
      </w:r>
      <w:r w:rsidR="006725D1">
        <w:t>s</w:t>
      </w:r>
      <w:r w:rsidR="001C377E">
        <w:t xml:space="preserve"> (FBR</w:t>
      </w:r>
      <w:r w:rsidR="006725D1">
        <w:t>s</w:t>
      </w:r>
      <w:r w:rsidR="001C377E">
        <w:t xml:space="preserve">) </w:t>
      </w:r>
      <w:r w:rsidR="006725D1">
        <w:t xml:space="preserve">with </w:t>
      </w:r>
      <w:r w:rsidR="001C377E">
        <w:t>depleted uranium blankets and CANDU-type reactor</w:t>
      </w:r>
      <w:r w:rsidR="006725D1">
        <w:t>s</w:t>
      </w:r>
      <w:r w:rsidR="001C377E">
        <w:t xml:space="preserve"> </w:t>
      </w:r>
      <w:r w:rsidR="006725D1">
        <w:t xml:space="preserve">with </w:t>
      </w:r>
      <w:r w:rsidR="001C377E">
        <w:t xml:space="preserve">natural uranium fuel. </w:t>
      </w:r>
      <w:r w:rsidR="001C377E" w:rsidRPr="00EF2AB3">
        <w:t xml:space="preserve">Our descriptive working </w:t>
      </w:r>
      <w:r w:rsidR="001C377E" w:rsidRPr="00EF2AB3">
        <w:lastRenderedPageBreak/>
        <w:t xml:space="preserve">title for the project is </w:t>
      </w:r>
      <w:r w:rsidR="00CA36CD">
        <w:t>“</w:t>
      </w:r>
      <w:r w:rsidR="00CA36CD">
        <w:rPr>
          <w:i/>
        </w:rPr>
        <w:t>Nuclear Forensics Analysis of Separated Plutonium of foreign fuel cycles (NFASP).</w:t>
      </w:r>
      <w:r w:rsidR="001C377E" w:rsidRPr="00EF2AB3">
        <w:t xml:space="preserve">  The </w:t>
      </w:r>
      <w:r w:rsidR="00CA36CD">
        <w:t>NFASP</w:t>
      </w:r>
      <w:r w:rsidR="001C377E" w:rsidRPr="00EF2AB3">
        <w:t xml:space="preserve"> project aims to produce the following outcomes: </w:t>
      </w:r>
    </w:p>
    <w:p w14:paraId="12136457" w14:textId="77777777" w:rsidR="00CA36CD" w:rsidRDefault="00CA36CD" w:rsidP="00CA36CD">
      <w:pPr>
        <w:numPr>
          <w:ilvl w:val="0"/>
          <w:numId w:val="17"/>
        </w:numPr>
        <w:jc w:val="both"/>
      </w:pPr>
      <w:r>
        <w:t xml:space="preserve">Nuclear forensics analysis of </w:t>
      </w:r>
      <w:r w:rsidRPr="00F82D7E">
        <w:t xml:space="preserve">weapon-grade </w:t>
      </w:r>
      <w:r>
        <w:t>Pu</w:t>
      </w:r>
      <w:r w:rsidRPr="00F82D7E">
        <w:t xml:space="preserve"> produced in fast </w:t>
      </w:r>
      <w:r>
        <w:t xml:space="preserve">breeder </w:t>
      </w:r>
      <w:r w:rsidRPr="00F82D7E">
        <w:t xml:space="preserve">reactor </w:t>
      </w:r>
      <w:r>
        <w:t xml:space="preserve">(FBR) </w:t>
      </w:r>
      <w:r w:rsidRPr="00F82D7E">
        <w:t xml:space="preserve">blankets and thermal reactor </w:t>
      </w:r>
      <w:r>
        <w:t xml:space="preserve">(CANDU reactor) </w:t>
      </w:r>
      <w:r w:rsidRPr="00F82D7E">
        <w:t>low</w:t>
      </w:r>
      <w:r>
        <w:t>-</w:t>
      </w:r>
      <w:r w:rsidRPr="00F82D7E">
        <w:t>burned fuel</w:t>
      </w:r>
      <w:r>
        <w:t xml:space="preserve"> </w:t>
      </w:r>
      <w:r w:rsidRPr="00F82D7E">
        <w:t>(1GWd/t)</w:t>
      </w:r>
      <w:r>
        <w:t xml:space="preserve">. </w:t>
      </w:r>
    </w:p>
    <w:p w14:paraId="0CFD0C70" w14:textId="77777777" w:rsidR="00CA36CD" w:rsidRDefault="00CA36CD" w:rsidP="00CA36CD">
      <w:pPr>
        <w:numPr>
          <w:ilvl w:val="0"/>
          <w:numId w:val="17"/>
        </w:numPr>
        <w:jc w:val="both"/>
      </w:pPr>
      <w:r w:rsidRPr="00F82D7E">
        <w:t>Experimental v</w:t>
      </w:r>
      <w:r>
        <w:t>erification</w:t>
      </w:r>
      <w:r w:rsidRPr="00F82D7E">
        <w:t xml:space="preserve"> of weapon-grade P</w:t>
      </w:r>
      <w:r>
        <w:t xml:space="preserve">u fingerprints originating from </w:t>
      </w:r>
      <w:r w:rsidRPr="00F82D7E">
        <w:t xml:space="preserve">unique </w:t>
      </w:r>
      <w:r>
        <w:t xml:space="preserve">foreign </w:t>
      </w:r>
      <w:r w:rsidRPr="00F82D7E">
        <w:t>nuclear fuel cycles</w:t>
      </w:r>
      <w:r>
        <w:t>.</w:t>
      </w:r>
      <w:r w:rsidRPr="00F82D7E">
        <w:t xml:space="preserve"> </w:t>
      </w:r>
    </w:p>
    <w:p w14:paraId="62D2EC51" w14:textId="77777777" w:rsidR="00CA36CD" w:rsidRPr="00E51808" w:rsidRDefault="00CA36CD" w:rsidP="00CA36CD">
      <w:pPr>
        <w:numPr>
          <w:ilvl w:val="0"/>
          <w:numId w:val="17"/>
        </w:numPr>
        <w:jc w:val="both"/>
        <w:rPr>
          <w:bCs/>
        </w:rPr>
      </w:pPr>
      <w:r>
        <w:rPr>
          <w:bCs/>
        </w:rPr>
        <w:t>Development of a n</w:t>
      </w:r>
      <w:r w:rsidRPr="00E51808">
        <w:rPr>
          <w:bCs/>
        </w:rPr>
        <w:t xml:space="preserve">ational nuclear forensics capability </w:t>
      </w:r>
      <w:r>
        <w:rPr>
          <w:bCs/>
        </w:rPr>
        <w:t>for</w:t>
      </w:r>
      <w:r w:rsidRPr="00E51808">
        <w:rPr>
          <w:bCs/>
        </w:rPr>
        <w:t xml:space="preserve"> targeting weapon-grade plutonium produced from low burned fuel assemblies</w:t>
      </w:r>
      <w:r>
        <w:rPr>
          <w:bCs/>
        </w:rPr>
        <w:t xml:space="preserve"> in foreign nuclear fuel cycles.</w:t>
      </w:r>
      <w:r w:rsidRPr="00E51808">
        <w:rPr>
          <w:bCs/>
        </w:rPr>
        <w:t xml:space="preserve"> </w:t>
      </w:r>
    </w:p>
    <w:p w14:paraId="50C0D224" w14:textId="77777777" w:rsidR="00CA36CD" w:rsidRPr="00E51808" w:rsidRDefault="00CA36CD" w:rsidP="00CA36CD">
      <w:pPr>
        <w:numPr>
          <w:ilvl w:val="0"/>
          <w:numId w:val="17"/>
        </w:numPr>
        <w:jc w:val="both"/>
        <w:rPr>
          <w:bCs/>
        </w:rPr>
      </w:pPr>
      <w:r>
        <w:rPr>
          <w:bCs/>
        </w:rPr>
        <w:t>S</w:t>
      </w:r>
      <w:r w:rsidRPr="00E51808">
        <w:rPr>
          <w:bCs/>
        </w:rPr>
        <w:t xml:space="preserve">eparation </w:t>
      </w:r>
      <w:r>
        <w:rPr>
          <w:bCs/>
        </w:rPr>
        <w:t xml:space="preserve">of Pu </w:t>
      </w:r>
      <w:r w:rsidRPr="00E51808">
        <w:rPr>
          <w:bCs/>
        </w:rPr>
        <w:t xml:space="preserve">from fission products and uranium using </w:t>
      </w:r>
      <w:r w:rsidR="00DD6F1F">
        <w:rPr>
          <w:bCs/>
        </w:rPr>
        <w:t>a bench</w:t>
      </w:r>
      <w:r>
        <w:rPr>
          <w:bCs/>
        </w:rPr>
        <w:t xml:space="preserve">top-scale </w:t>
      </w:r>
      <w:r w:rsidRPr="00E51808">
        <w:rPr>
          <w:bCs/>
        </w:rPr>
        <w:t xml:space="preserve">PUREX </w:t>
      </w:r>
      <w:r>
        <w:rPr>
          <w:bCs/>
        </w:rPr>
        <w:t xml:space="preserve">reprocessing process </w:t>
      </w:r>
      <w:r w:rsidRPr="00E51808">
        <w:rPr>
          <w:bCs/>
        </w:rPr>
        <w:t xml:space="preserve">and characterization </w:t>
      </w:r>
      <w:r>
        <w:rPr>
          <w:bCs/>
        </w:rPr>
        <w:t xml:space="preserve">of this Pu </w:t>
      </w:r>
      <w:r w:rsidRPr="00E51808">
        <w:rPr>
          <w:bCs/>
        </w:rPr>
        <w:t>by destructive and nondestructive analyses</w:t>
      </w:r>
      <w:r>
        <w:rPr>
          <w:bCs/>
        </w:rPr>
        <w:t>. In addition to verifying our computational analyses, these results</w:t>
      </w:r>
      <w:r w:rsidRPr="00E51808">
        <w:rPr>
          <w:bCs/>
        </w:rPr>
        <w:t xml:space="preserve"> will be </w:t>
      </w:r>
      <w:r>
        <w:rPr>
          <w:bCs/>
        </w:rPr>
        <w:t>used</w:t>
      </w:r>
      <w:r w:rsidRPr="00E51808">
        <w:rPr>
          <w:bCs/>
        </w:rPr>
        <w:t xml:space="preserve"> </w:t>
      </w:r>
      <w:r>
        <w:rPr>
          <w:bCs/>
        </w:rPr>
        <w:t>as</w:t>
      </w:r>
      <w:r w:rsidRPr="00E51808">
        <w:rPr>
          <w:bCs/>
        </w:rPr>
        <w:t xml:space="preserve"> teach</w:t>
      </w:r>
      <w:r>
        <w:rPr>
          <w:bCs/>
        </w:rPr>
        <w:t>ing</w:t>
      </w:r>
      <w:r w:rsidRPr="00E51808">
        <w:rPr>
          <w:bCs/>
        </w:rPr>
        <w:t xml:space="preserve"> and demonstrat</w:t>
      </w:r>
      <w:r>
        <w:rPr>
          <w:bCs/>
        </w:rPr>
        <w:t>ion tools for</w:t>
      </w:r>
      <w:r w:rsidRPr="00E51808">
        <w:rPr>
          <w:bCs/>
        </w:rPr>
        <w:t xml:space="preserve"> </w:t>
      </w:r>
      <w:r>
        <w:rPr>
          <w:bCs/>
        </w:rPr>
        <w:t xml:space="preserve">graduate and undergraduate </w:t>
      </w:r>
      <w:r w:rsidRPr="00E51808">
        <w:rPr>
          <w:bCs/>
        </w:rPr>
        <w:t>students</w:t>
      </w:r>
      <w:r>
        <w:rPr>
          <w:bCs/>
        </w:rPr>
        <w:t>.</w:t>
      </w:r>
    </w:p>
    <w:p w14:paraId="104A8C71" w14:textId="77777777" w:rsidR="00CA36CD" w:rsidRPr="00E51808" w:rsidRDefault="00CA36CD" w:rsidP="00CA36CD">
      <w:pPr>
        <w:numPr>
          <w:ilvl w:val="0"/>
          <w:numId w:val="17"/>
        </w:numPr>
        <w:jc w:val="both"/>
        <w:rPr>
          <w:bCs/>
        </w:rPr>
      </w:pPr>
      <w:r>
        <w:rPr>
          <w:bCs/>
        </w:rPr>
        <w:t>Mentoring, educating and s</w:t>
      </w:r>
      <w:r w:rsidRPr="00E51808">
        <w:rPr>
          <w:bCs/>
        </w:rPr>
        <w:t>upport</w:t>
      </w:r>
      <w:r>
        <w:rPr>
          <w:bCs/>
        </w:rPr>
        <w:t>ing</w:t>
      </w:r>
      <w:r w:rsidRPr="00E51808">
        <w:rPr>
          <w:bCs/>
        </w:rPr>
        <w:t xml:space="preserve"> </w:t>
      </w:r>
      <w:r>
        <w:rPr>
          <w:bCs/>
        </w:rPr>
        <w:t xml:space="preserve">a </w:t>
      </w:r>
      <w:r w:rsidRPr="00E51808">
        <w:rPr>
          <w:bCs/>
        </w:rPr>
        <w:t>post</w:t>
      </w:r>
      <w:r>
        <w:rPr>
          <w:bCs/>
        </w:rPr>
        <w:t>-doctoral researcher and</w:t>
      </w:r>
      <w:r w:rsidRPr="00E51808">
        <w:rPr>
          <w:bCs/>
        </w:rPr>
        <w:t xml:space="preserve"> graduate</w:t>
      </w:r>
      <w:r>
        <w:rPr>
          <w:bCs/>
        </w:rPr>
        <w:t xml:space="preserve"> and</w:t>
      </w:r>
      <w:r w:rsidRPr="00E51808">
        <w:rPr>
          <w:bCs/>
        </w:rPr>
        <w:t xml:space="preserve"> undergraduate student</w:t>
      </w:r>
      <w:r>
        <w:rPr>
          <w:bCs/>
        </w:rPr>
        <w:t>s.</w:t>
      </w:r>
    </w:p>
    <w:p w14:paraId="16FA8AF8" w14:textId="77777777" w:rsidR="00CA36CD" w:rsidRDefault="00CA36CD" w:rsidP="00CA36CD">
      <w:pPr>
        <w:numPr>
          <w:ilvl w:val="0"/>
          <w:numId w:val="17"/>
        </w:numPr>
        <w:jc w:val="both"/>
        <w:rPr>
          <w:bCs/>
        </w:rPr>
      </w:pPr>
      <w:r w:rsidRPr="00E51808">
        <w:rPr>
          <w:bCs/>
        </w:rPr>
        <w:t xml:space="preserve">Publications through student presentations in technical conferences and scholarly </w:t>
      </w:r>
      <w:r>
        <w:rPr>
          <w:bCs/>
        </w:rPr>
        <w:t>journals.</w:t>
      </w:r>
    </w:p>
    <w:p w14:paraId="24B1FD40" w14:textId="77777777" w:rsidR="00CA36CD" w:rsidRPr="00EF2AB3" w:rsidRDefault="00CA36CD" w:rsidP="00F71A73">
      <w:pPr>
        <w:spacing w:after="120"/>
        <w:jc w:val="both"/>
      </w:pPr>
    </w:p>
    <w:p w14:paraId="5B4D39B8" w14:textId="2BD61512" w:rsidR="00981C04" w:rsidRPr="00AB0E75" w:rsidRDefault="00EE1228" w:rsidP="00981C04">
      <w:pPr>
        <w:ind w:left="360"/>
        <w:jc w:val="both"/>
        <w:rPr>
          <w:color w:val="000000"/>
        </w:rPr>
      </w:pPr>
      <w:r w:rsidRPr="00AB0E75">
        <w:rPr>
          <w:color w:val="000000"/>
        </w:rPr>
        <w:t xml:space="preserve">In Fiscal Year </w:t>
      </w:r>
      <w:r w:rsidR="00B44A73" w:rsidRPr="00AB0E75">
        <w:rPr>
          <w:color w:val="000000"/>
        </w:rPr>
        <w:t xml:space="preserve">(FY) </w:t>
      </w:r>
      <w:r w:rsidRPr="00AB0E75">
        <w:rPr>
          <w:color w:val="000000"/>
        </w:rPr>
        <w:t>20</w:t>
      </w:r>
      <w:r w:rsidR="00981C04" w:rsidRPr="00AB0E75">
        <w:rPr>
          <w:color w:val="000000"/>
        </w:rPr>
        <w:t>13, DHS reduced the budget for this pr</w:t>
      </w:r>
      <w:r w:rsidRPr="00AB0E75">
        <w:rPr>
          <w:color w:val="000000"/>
        </w:rPr>
        <w:t>oject by $124,363. However, an additional $67,400 was provided in F</w:t>
      </w:r>
      <w:r w:rsidR="00B44A73" w:rsidRPr="00AB0E75">
        <w:rPr>
          <w:color w:val="000000"/>
        </w:rPr>
        <w:t>Y</w:t>
      </w:r>
      <w:r w:rsidRPr="00AB0E75">
        <w:rPr>
          <w:color w:val="000000"/>
        </w:rPr>
        <w:t xml:space="preserve"> 2014. This</w:t>
      </w:r>
      <w:r w:rsidR="00981C04" w:rsidRPr="00AB0E75">
        <w:rPr>
          <w:color w:val="000000"/>
        </w:rPr>
        <w:t xml:space="preserve"> </w:t>
      </w:r>
      <w:r w:rsidRPr="00AB0E75">
        <w:rPr>
          <w:color w:val="000000"/>
        </w:rPr>
        <w:t xml:space="preserve">overall </w:t>
      </w:r>
      <w:r w:rsidR="00981C04" w:rsidRPr="00AB0E75">
        <w:rPr>
          <w:color w:val="000000"/>
        </w:rPr>
        <w:t xml:space="preserve">funding reduction </w:t>
      </w:r>
      <w:r w:rsidR="00B44A73" w:rsidRPr="00AB0E75">
        <w:rPr>
          <w:color w:val="000000"/>
        </w:rPr>
        <w:t xml:space="preserve">of $56,963 </w:t>
      </w:r>
      <w:r w:rsidR="00981C04" w:rsidRPr="00AB0E75">
        <w:rPr>
          <w:color w:val="000000"/>
        </w:rPr>
        <w:t xml:space="preserve">led us to suspend the planned irradiation of surrogate CANDU reactor </w:t>
      </w:r>
      <w:r w:rsidR="00B44A73" w:rsidRPr="00AB0E75">
        <w:rPr>
          <w:color w:val="000000"/>
        </w:rPr>
        <w:t>natural UO</w:t>
      </w:r>
      <w:r w:rsidR="00B44A73" w:rsidRPr="00AB0E75">
        <w:rPr>
          <w:color w:val="000000"/>
          <w:vertAlign w:val="subscript"/>
        </w:rPr>
        <w:t>2</w:t>
      </w:r>
      <w:r w:rsidR="00B44A73" w:rsidRPr="00AB0E75">
        <w:rPr>
          <w:color w:val="000000"/>
        </w:rPr>
        <w:t xml:space="preserve"> </w:t>
      </w:r>
      <w:r w:rsidR="00981C04" w:rsidRPr="00AB0E75">
        <w:rPr>
          <w:color w:val="000000"/>
        </w:rPr>
        <w:t>fuel</w:t>
      </w:r>
      <w:r w:rsidR="00B44A73" w:rsidRPr="00AB0E75">
        <w:rPr>
          <w:color w:val="000000"/>
        </w:rPr>
        <w:t xml:space="preserve"> in FY 2014</w:t>
      </w:r>
      <w:r w:rsidR="00981C04" w:rsidRPr="00AB0E75">
        <w:rPr>
          <w:color w:val="000000"/>
        </w:rPr>
        <w:t>.</w:t>
      </w:r>
      <w:r w:rsidR="00B44A73" w:rsidRPr="00AB0E75">
        <w:rPr>
          <w:color w:val="000000"/>
        </w:rPr>
        <w:t xml:space="preserve"> With </w:t>
      </w:r>
      <w:r w:rsidR="00D56358" w:rsidRPr="00AB0E75">
        <w:rPr>
          <w:color w:val="000000"/>
        </w:rPr>
        <w:t xml:space="preserve">the </w:t>
      </w:r>
      <w:r w:rsidR="00B44A73" w:rsidRPr="00AB0E75">
        <w:rPr>
          <w:color w:val="000000"/>
        </w:rPr>
        <w:t>available funding we are fabricating the natural UO</w:t>
      </w:r>
      <w:r w:rsidR="00B44A73" w:rsidRPr="00AB0E75">
        <w:rPr>
          <w:color w:val="000000"/>
          <w:vertAlign w:val="subscript"/>
        </w:rPr>
        <w:t>2</w:t>
      </w:r>
      <w:r w:rsidR="00B44A73" w:rsidRPr="00AB0E75">
        <w:rPr>
          <w:color w:val="000000"/>
        </w:rPr>
        <w:t xml:space="preserve"> fuel samples </w:t>
      </w:r>
      <w:r w:rsidR="00D56358" w:rsidRPr="00AB0E75">
        <w:rPr>
          <w:color w:val="000000"/>
        </w:rPr>
        <w:t>with services from ORNL</w:t>
      </w:r>
      <w:r w:rsidR="00AB0E75">
        <w:rPr>
          <w:color w:val="000000"/>
        </w:rPr>
        <w:t xml:space="preserve">, which is in </w:t>
      </w:r>
      <w:r w:rsidR="00937071" w:rsidRPr="00AB0E75">
        <w:rPr>
          <w:color w:val="000000"/>
        </w:rPr>
        <w:t xml:space="preserve">the final stages </w:t>
      </w:r>
      <w:r w:rsidR="00AB0E75">
        <w:rPr>
          <w:color w:val="000000"/>
        </w:rPr>
        <w:t>and ready to ship to TAMU campus.</w:t>
      </w:r>
      <w:r w:rsidR="00937071" w:rsidRPr="00AB0E75">
        <w:rPr>
          <w:color w:val="000000"/>
        </w:rPr>
        <w:t xml:space="preserve"> </w:t>
      </w:r>
      <w:r w:rsidR="00AB0E75">
        <w:rPr>
          <w:color w:val="000000"/>
        </w:rPr>
        <w:t>T</w:t>
      </w:r>
      <w:r w:rsidR="00B44A73" w:rsidRPr="00AB0E75">
        <w:rPr>
          <w:color w:val="000000"/>
        </w:rPr>
        <w:t xml:space="preserve">he assumption </w:t>
      </w:r>
      <w:r w:rsidR="00AB0E75">
        <w:rPr>
          <w:color w:val="000000"/>
        </w:rPr>
        <w:t xml:space="preserve">is </w:t>
      </w:r>
      <w:r w:rsidR="00B44A73" w:rsidRPr="00AB0E75">
        <w:rPr>
          <w:color w:val="000000"/>
        </w:rPr>
        <w:t xml:space="preserve">that </w:t>
      </w:r>
      <w:r w:rsidR="00937071" w:rsidRPr="00AB0E75">
        <w:rPr>
          <w:color w:val="000000"/>
        </w:rPr>
        <w:t xml:space="preserve">additional funding can be secured either from DHS or some other </w:t>
      </w:r>
      <w:r w:rsidR="000605AB" w:rsidRPr="00AB0E75">
        <w:rPr>
          <w:color w:val="000000"/>
        </w:rPr>
        <w:t>funding agency</w:t>
      </w:r>
      <w:r w:rsidR="00937071" w:rsidRPr="00AB0E75">
        <w:rPr>
          <w:color w:val="000000"/>
        </w:rPr>
        <w:t xml:space="preserve"> in the future to complete the neutron irradiation and experimental forensics investigation on irradiated natural UO</w:t>
      </w:r>
      <w:r w:rsidR="00937071" w:rsidRPr="00AB0E75">
        <w:rPr>
          <w:color w:val="000000"/>
          <w:vertAlign w:val="subscript"/>
        </w:rPr>
        <w:t>2</w:t>
      </w:r>
      <w:r w:rsidR="00937071" w:rsidRPr="00AB0E75">
        <w:rPr>
          <w:color w:val="000000"/>
        </w:rPr>
        <w:t xml:space="preserve"> fuel samples. </w:t>
      </w:r>
    </w:p>
    <w:p w14:paraId="3CAC2DE6" w14:textId="77777777" w:rsidR="001C377E" w:rsidRDefault="001C377E" w:rsidP="000A0F4E">
      <w:pPr>
        <w:jc w:val="both"/>
      </w:pPr>
    </w:p>
    <w:p w14:paraId="3469932B" w14:textId="77777777" w:rsidR="00DA3C58" w:rsidRDefault="00DA3C58" w:rsidP="00DA3C58">
      <w:pPr>
        <w:spacing w:after="120"/>
        <w:jc w:val="both"/>
        <w:rPr>
          <w:lang w:val="en-CA"/>
        </w:rPr>
      </w:pPr>
      <w:r>
        <w:rPr>
          <w:lang w:val="en-CA"/>
        </w:rPr>
        <w:t xml:space="preserve">The NFASP project is being executed by two designated research teams, each led by a different Co-PI.  NSSPI is managing the overall integration of these two teams to produce the completed nuclear forensics analysis method for </w:t>
      </w:r>
      <w:r w:rsidRPr="00F82D7E">
        <w:t xml:space="preserve">weapon-grade </w:t>
      </w:r>
      <w:r>
        <w:t>Pu</w:t>
      </w:r>
      <w:r w:rsidRPr="00F82D7E">
        <w:t xml:space="preserve"> produced in fast reactor blankets and thermal reactor low</w:t>
      </w:r>
      <w:r>
        <w:t>-</w:t>
      </w:r>
      <w:r w:rsidRPr="00F82D7E">
        <w:t>burned fuel</w:t>
      </w:r>
      <w:r>
        <w:t xml:space="preserve"> </w:t>
      </w:r>
      <w:r w:rsidRPr="00F82D7E">
        <w:t>(1GWd/t)</w:t>
      </w:r>
      <w:r>
        <w:rPr>
          <w:lang w:val="en-CA"/>
        </w:rPr>
        <w:t>. The roles and functions o</w:t>
      </w:r>
      <w:r w:rsidR="006D474D">
        <w:rPr>
          <w:lang w:val="en-CA"/>
        </w:rPr>
        <w:t>f each individual research team</w:t>
      </w:r>
      <w:r>
        <w:rPr>
          <w:lang w:val="en-CA"/>
        </w:rPr>
        <w:t xml:space="preserve"> are summarized below: </w:t>
      </w:r>
    </w:p>
    <w:p w14:paraId="513F9E74" w14:textId="77777777" w:rsidR="009C519D" w:rsidRPr="00420355" w:rsidRDefault="001C377E" w:rsidP="009C519D">
      <w:pPr>
        <w:spacing w:after="120"/>
        <w:ind w:left="630" w:hanging="274"/>
        <w:jc w:val="both"/>
      </w:pPr>
      <w:r w:rsidRPr="002E0766">
        <w:rPr>
          <w:color w:val="000000"/>
          <w:lang w:val="en-CA"/>
        </w:rPr>
        <w:t xml:space="preserve">1. </w:t>
      </w:r>
      <w:proofErr w:type="spellStart"/>
      <w:r w:rsidRPr="002E0766">
        <w:rPr>
          <w:color w:val="000000"/>
          <w:u w:val="single"/>
          <w:lang w:val="en-CA"/>
        </w:rPr>
        <w:t>Neutronics</w:t>
      </w:r>
      <w:proofErr w:type="spellEnd"/>
      <w:r w:rsidRPr="002E0766">
        <w:rPr>
          <w:color w:val="000000"/>
          <w:u w:val="single"/>
          <w:lang w:val="en-CA"/>
        </w:rPr>
        <w:t xml:space="preserve"> and Uranium Irradiation Team</w:t>
      </w:r>
      <w:r w:rsidRPr="002E0766">
        <w:rPr>
          <w:color w:val="000000"/>
          <w:lang w:val="en-CA"/>
        </w:rPr>
        <w:t xml:space="preserve"> -- </w:t>
      </w:r>
      <w:r w:rsidR="009C519D" w:rsidRPr="002E0766">
        <w:rPr>
          <w:color w:val="000000"/>
          <w:lang w:val="en-CA"/>
        </w:rPr>
        <w:t xml:space="preserve">Overall Purpose: The </w:t>
      </w:r>
      <w:proofErr w:type="spellStart"/>
      <w:r w:rsidR="009C519D" w:rsidRPr="002E0766">
        <w:rPr>
          <w:i/>
          <w:color w:val="000000"/>
          <w:lang w:val="en-CA"/>
        </w:rPr>
        <w:t>Neutronics</w:t>
      </w:r>
      <w:proofErr w:type="spellEnd"/>
      <w:r w:rsidR="009C519D" w:rsidRPr="002E0766">
        <w:rPr>
          <w:i/>
          <w:color w:val="000000"/>
          <w:lang w:val="en-CA"/>
        </w:rPr>
        <w:t xml:space="preserve"> and</w:t>
      </w:r>
      <w:r w:rsidR="009C519D" w:rsidRPr="00DA25F5">
        <w:rPr>
          <w:i/>
          <w:lang w:val="en-CA"/>
        </w:rPr>
        <w:t xml:space="preserve"> Uranium Irradiation Team</w:t>
      </w:r>
      <w:r w:rsidR="009C519D">
        <w:rPr>
          <w:lang w:val="en-CA"/>
        </w:rPr>
        <w:t xml:space="preserve"> develops high fidelity reactor core </w:t>
      </w:r>
      <w:proofErr w:type="spellStart"/>
      <w:r w:rsidR="009C519D">
        <w:rPr>
          <w:lang w:val="en-CA"/>
        </w:rPr>
        <w:t>neutronics</w:t>
      </w:r>
      <w:proofErr w:type="spellEnd"/>
      <w:r w:rsidR="009C519D">
        <w:rPr>
          <w:lang w:val="en-CA"/>
        </w:rPr>
        <w:t xml:space="preserve"> and fuel burn-up models for FBR and CANDU reactors to </w:t>
      </w:r>
      <w:r w:rsidR="006D474D">
        <w:rPr>
          <w:lang w:val="en-CA"/>
        </w:rPr>
        <w:t>compute</w:t>
      </w:r>
      <w:r w:rsidR="009C519D">
        <w:rPr>
          <w:lang w:val="en-CA"/>
        </w:rPr>
        <w:t xml:space="preserve"> the isotopic content in low burn-up discharged fuel.  This team is also responsible for planning and coordinating the neutron irradiation of samples of </w:t>
      </w:r>
      <w:r w:rsidR="009C519D" w:rsidRPr="008964DC">
        <w:t>uranium dioxide (UO</w:t>
      </w:r>
      <w:r w:rsidR="009C519D" w:rsidRPr="008964DC">
        <w:rPr>
          <w:vertAlign w:val="subscript"/>
        </w:rPr>
        <w:t>2</w:t>
      </w:r>
      <w:r w:rsidR="009C519D" w:rsidRPr="008964DC">
        <w:t xml:space="preserve">) fuel pellets in </w:t>
      </w:r>
      <w:r w:rsidR="009C519D">
        <w:t xml:space="preserve">a </w:t>
      </w:r>
      <w:r w:rsidR="009C519D" w:rsidRPr="008964DC">
        <w:t xml:space="preserve">fast </w:t>
      </w:r>
      <w:r w:rsidR="009C519D">
        <w:t>spectrum</w:t>
      </w:r>
      <w:r w:rsidR="009C519D" w:rsidRPr="008964DC">
        <w:t xml:space="preserve"> to simulate FBR and </w:t>
      </w:r>
      <w:r w:rsidR="009C519D">
        <w:t xml:space="preserve">in a </w:t>
      </w:r>
      <w:r w:rsidR="009C519D" w:rsidRPr="008964DC">
        <w:t xml:space="preserve">thermal </w:t>
      </w:r>
      <w:r w:rsidR="009C519D">
        <w:t>spectrum</w:t>
      </w:r>
      <w:r w:rsidR="009C519D" w:rsidRPr="008964DC">
        <w:t xml:space="preserve"> to simulate CANDU at </w:t>
      </w:r>
      <w:r w:rsidR="009C519D">
        <w:t xml:space="preserve">the </w:t>
      </w:r>
      <w:r w:rsidR="009C519D" w:rsidRPr="008964DC">
        <w:t>ORNL</w:t>
      </w:r>
      <w:r w:rsidR="009C519D">
        <w:t xml:space="preserve"> </w:t>
      </w:r>
      <w:r w:rsidR="009C519D" w:rsidRPr="008964DC">
        <w:t xml:space="preserve">high flux isotope reactor (HFIR) for experimental validation of </w:t>
      </w:r>
      <w:r w:rsidR="009C519D">
        <w:t>the computed</w:t>
      </w:r>
      <w:r w:rsidR="009C519D" w:rsidRPr="008964DC">
        <w:t xml:space="preserve"> results</w:t>
      </w:r>
      <w:r w:rsidR="009C519D">
        <w:t>.</w:t>
      </w:r>
      <w:r w:rsidR="009C519D">
        <w:rPr>
          <w:lang w:val="en-CA"/>
        </w:rPr>
        <w:t xml:space="preserve"> </w:t>
      </w:r>
    </w:p>
    <w:p w14:paraId="10AEAD12" w14:textId="07C84F3B" w:rsidR="009372EF" w:rsidRDefault="001C377E" w:rsidP="00937071">
      <w:pPr>
        <w:spacing w:after="120"/>
        <w:ind w:left="630" w:hanging="274"/>
        <w:jc w:val="both"/>
      </w:pPr>
      <w:r>
        <w:rPr>
          <w:lang w:val="en-CA"/>
        </w:rPr>
        <w:t xml:space="preserve">2. </w:t>
      </w:r>
      <w:r>
        <w:rPr>
          <w:u w:val="single"/>
          <w:lang w:val="en-CA"/>
        </w:rPr>
        <w:t>Chemical and Forensics Analys</w:t>
      </w:r>
      <w:r w:rsidRPr="00DA25F5">
        <w:rPr>
          <w:u w:val="single"/>
          <w:lang w:val="en-CA"/>
        </w:rPr>
        <w:t xml:space="preserve">is </w:t>
      </w:r>
      <w:r w:rsidRPr="00937071">
        <w:rPr>
          <w:color w:val="000000"/>
          <w:u w:val="single"/>
          <w:lang w:val="en-CA"/>
        </w:rPr>
        <w:t>Team</w:t>
      </w:r>
      <w:r>
        <w:rPr>
          <w:u w:val="single"/>
          <w:lang w:val="en-CA"/>
        </w:rPr>
        <w:t xml:space="preserve"> </w:t>
      </w:r>
      <w:r>
        <w:rPr>
          <w:lang w:val="en-CA"/>
        </w:rPr>
        <w:t xml:space="preserve">-- </w:t>
      </w:r>
      <w:r w:rsidR="009372EF" w:rsidRPr="004240BE">
        <w:rPr>
          <w:lang w:val="en-CA"/>
        </w:rPr>
        <w:t>Overall Purpose:</w:t>
      </w:r>
      <w:r w:rsidR="009372EF">
        <w:rPr>
          <w:lang w:val="en-CA"/>
        </w:rPr>
        <w:t xml:space="preserve"> </w:t>
      </w:r>
      <w:r w:rsidR="009372EF" w:rsidRPr="00221808">
        <w:t xml:space="preserve">The </w:t>
      </w:r>
      <w:r w:rsidR="009372EF" w:rsidRPr="00DA25F5">
        <w:rPr>
          <w:i/>
          <w:lang w:val="en-CA"/>
        </w:rPr>
        <w:t>Chemical and Forensics Analysis Team</w:t>
      </w:r>
      <w:r w:rsidR="009372EF" w:rsidRPr="00221808">
        <w:t xml:space="preserve"> </w:t>
      </w:r>
      <w:r w:rsidR="009372EF">
        <w:t>will generate and provide data to demonstrate a nuclear forensics analysis method for weapon-grade Pu. The data generation will be accomplished through chemical analyses o</w:t>
      </w:r>
      <w:r w:rsidR="00DD6F1F">
        <w:t>f separated Pu (using the bench</w:t>
      </w:r>
      <w:r w:rsidR="009372EF">
        <w:t>top-scale PUREX reprocessing process) from irradiated UO</w:t>
      </w:r>
      <w:r w:rsidR="009372EF" w:rsidRPr="00CD33C8">
        <w:rPr>
          <w:vertAlign w:val="subscript"/>
        </w:rPr>
        <w:t>2</w:t>
      </w:r>
      <w:r w:rsidR="009372EF">
        <w:t xml:space="preserve"> samples and also by trace elemental analyses of the re</w:t>
      </w:r>
      <w:r w:rsidR="00DD6F1F">
        <w:t>sidual solutions from the bench</w:t>
      </w:r>
      <w:r w:rsidR="009372EF">
        <w:t xml:space="preserve">top-scale PUREX process.  The trace elements thus found in the residual solutions can be looked for as </w:t>
      </w:r>
      <w:r w:rsidR="006D474D">
        <w:t xml:space="preserve">trace </w:t>
      </w:r>
      <w:r w:rsidR="009372EF">
        <w:t xml:space="preserve">contaminants in </w:t>
      </w:r>
      <w:r w:rsidR="006D474D">
        <w:t xml:space="preserve">the </w:t>
      </w:r>
      <w:r w:rsidR="009372EF">
        <w:t>separated Pu</w:t>
      </w:r>
      <w:r w:rsidR="006D474D">
        <w:t xml:space="preserve">.  The results of this </w:t>
      </w:r>
      <w:r w:rsidR="006D474D">
        <w:lastRenderedPageBreak/>
        <w:t xml:space="preserve">analysis </w:t>
      </w:r>
      <w:r w:rsidR="009372EF">
        <w:t xml:space="preserve">will be useful for </w:t>
      </w:r>
      <w:r w:rsidR="006D474D">
        <w:t>identifying</w:t>
      </w:r>
      <w:r w:rsidR="009372EF">
        <w:t xml:space="preserve"> which </w:t>
      </w:r>
      <w:r w:rsidR="006D474D">
        <w:t>variations of the PUREX process (i.e., types of chemicals, concentrations, etc.) were used to separate a given</w:t>
      </w:r>
      <w:r w:rsidR="009372EF">
        <w:t xml:space="preserve"> Pu s</w:t>
      </w:r>
      <w:r w:rsidR="006D474D">
        <w:t>ample</w:t>
      </w:r>
      <w:r w:rsidR="009372EF">
        <w:t>.</w:t>
      </w:r>
    </w:p>
    <w:p w14:paraId="183258B8" w14:textId="4F377BD2" w:rsidR="001C377E" w:rsidRDefault="001C377E" w:rsidP="0095328C">
      <w:pPr>
        <w:spacing w:after="120"/>
        <w:jc w:val="both"/>
        <w:rPr>
          <w:lang w:val="en-CA"/>
        </w:rPr>
      </w:pPr>
      <w:r>
        <w:rPr>
          <w:lang w:val="en-CA"/>
        </w:rPr>
        <w:t>The above research teams employ</w:t>
      </w:r>
      <w:r w:rsidR="00AB0E75">
        <w:rPr>
          <w:lang w:val="en-CA"/>
        </w:rPr>
        <w:t>ed</w:t>
      </w:r>
      <w:r>
        <w:rPr>
          <w:lang w:val="en-CA"/>
        </w:rPr>
        <w:t xml:space="preserve"> students and faculty from Texas A&amp;M University, including from the departments of Nuclear Engineering, Chemistry and Physics. </w:t>
      </w:r>
      <w:r w:rsidRPr="00216C57">
        <w:rPr>
          <w:lang w:val="en-CA"/>
        </w:rPr>
        <w:t xml:space="preserve">The project </w:t>
      </w:r>
      <w:r>
        <w:rPr>
          <w:lang w:val="en-CA"/>
        </w:rPr>
        <w:t xml:space="preserve">in this fiscal year </w:t>
      </w:r>
      <w:r w:rsidRPr="00216C57">
        <w:rPr>
          <w:lang w:val="en-CA"/>
        </w:rPr>
        <w:t xml:space="preserve">has supported </w:t>
      </w:r>
      <w:r w:rsidR="00AB0E75">
        <w:rPr>
          <w:lang w:val="en-CA"/>
        </w:rPr>
        <w:t>1</w:t>
      </w:r>
      <w:r>
        <w:rPr>
          <w:lang w:val="en-CA"/>
        </w:rPr>
        <w:t xml:space="preserve"> undergraduate student</w:t>
      </w:r>
      <w:r w:rsidR="00660521">
        <w:rPr>
          <w:lang w:val="en-CA"/>
        </w:rPr>
        <w:t xml:space="preserve"> (White)</w:t>
      </w:r>
      <w:r w:rsidR="00AB0E75">
        <w:rPr>
          <w:lang w:val="en-CA"/>
        </w:rPr>
        <w:t xml:space="preserve"> and</w:t>
      </w:r>
      <w:r>
        <w:rPr>
          <w:lang w:val="en-CA"/>
        </w:rPr>
        <w:t xml:space="preserve"> </w:t>
      </w:r>
      <w:r w:rsidR="00AB0E75">
        <w:rPr>
          <w:lang w:val="en-CA"/>
        </w:rPr>
        <w:t>3 graduate students</w:t>
      </w:r>
      <w:r>
        <w:rPr>
          <w:lang w:val="en-CA"/>
        </w:rPr>
        <w:t xml:space="preserve"> </w:t>
      </w:r>
      <w:r w:rsidR="00660521">
        <w:rPr>
          <w:lang w:val="en-CA"/>
        </w:rPr>
        <w:t>(</w:t>
      </w:r>
      <w:r w:rsidR="00AB0E75">
        <w:rPr>
          <w:lang w:val="en-CA"/>
        </w:rPr>
        <w:t xml:space="preserve">2 </w:t>
      </w:r>
      <w:r w:rsidR="00660521">
        <w:rPr>
          <w:lang w:val="en-CA"/>
        </w:rPr>
        <w:t>White</w:t>
      </w:r>
      <w:r w:rsidR="00AB0E75">
        <w:rPr>
          <w:lang w:val="en-CA"/>
        </w:rPr>
        <w:t>s and 1 Hispanic). A female graduate student</w:t>
      </w:r>
      <w:r w:rsidR="00660521">
        <w:rPr>
          <w:lang w:val="en-CA"/>
        </w:rPr>
        <w:t xml:space="preserve"> </w:t>
      </w:r>
      <w:r w:rsidR="00AB0E75">
        <w:rPr>
          <w:lang w:val="en-CA"/>
        </w:rPr>
        <w:t>(Hispanic) funded through fellowship also worked in this project. In addition</w:t>
      </w:r>
      <w:r>
        <w:rPr>
          <w:lang w:val="en-CA"/>
        </w:rPr>
        <w:t xml:space="preserve"> a post-doctoral research associate</w:t>
      </w:r>
      <w:r w:rsidR="00660521">
        <w:rPr>
          <w:lang w:val="en-CA"/>
        </w:rPr>
        <w:t xml:space="preserve"> (Asian)</w:t>
      </w:r>
      <w:r w:rsidR="00AB0E75">
        <w:rPr>
          <w:lang w:val="en-CA"/>
        </w:rPr>
        <w:t xml:space="preserve"> also worked in this project</w:t>
      </w:r>
      <w:r>
        <w:rPr>
          <w:lang w:val="en-CA"/>
        </w:rPr>
        <w:t xml:space="preserve">.  </w:t>
      </w:r>
      <w:r w:rsidR="00981C04">
        <w:rPr>
          <w:lang w:val="en-CA"/>
        </w:rPr>
        <w:t>The t</w:t>
      </w:r>
      <w:r>
        <w:rPr>
          <w:lang w:val="en-CA"/>
        </w:rPr>
        <w:t xml:space="preserve">otal number of students supported since </w:t>
      </w:r>
      <w:r w:rsidR="00981C04">
        <w:rPr>
          <w:lang w:val="en-CA"/>
        </w:rPr>
        <w:t xml:space="preserve">the </w:t>
      </w:r>
      <w:r>
        <w:rPr>
          <w:lang w:val="en-CA"/>
        </w:rPr>
        <w:t>beginning of the project (</w:t>
      </w:r>
      <w:r w:rsidR="009372EF">
        <w:rPr>
          <w:lang w:val="en-CA"/>
        </w:rPr>
        <w:t xml:space="preserve">in </w:t>
      </w:r>
      <w:r>
        <w:rPr>
          <w:lang w:val="en-CA"/>
        </w:rPr>
        <w:t>FY 12</w:t>
      </w:r>
      <w:r w:rsidR="009372EF">
        <w:rPr>
          <w:lang w:val="en-CA"/>
        </w:rPr>
        <w:t>,</w:t>
      </w:r>
      <w:r>
        <w:rPr>
          <w:lang w:val="en-CA"/>
        </w:rPr>
        <w:t xml:space="preserve"> FY 13</w:t>
      </w:r>
      <w:r w:rsidR="00747F75">
        <w:rPr>
          <w:lang w:val="en-CA"/>
        </w:rPr>
        <w:t>,</w:t>
      </w:r>
      <w:r w:rsidR="009372EF">
        <w:rPr>
          <w:lang w:val="en-CA"/>
        </w:rPr>
        <w:t xml:space="preserve"> FY 14</w:t>
      </w:r>
      <w:r w:rsidR="00747F75">
        <w:rPr>
          <w:lang w:val="en-CA"/>
        </w:rPr>
        <w:t>, and FY15</w:t>
      </w:r>
      <w:r>
        <w:rPr>
          <w:lang w:val="en-CA"/>
        </w:rPr>
        <w:t xml:space="preserve">) is </w:t>
      </w:r>
      <w:r w:rsidR="007E1216">
        <w:rPr>
          <w:lang w:val="en-CA"/>
        </w:rPr>
        <w:t>4</w:t>
      </w:r>
      <w:r>
        <w:rPr>
          <w:lang w:val="en-CA"/>
        </w:rPr>
        <w:t xml:space="preserve"> undergraduate students</w:t>
      </w:r>
      <w:r w:rsidR="00660521">
        <w:rPr>
          <w:lang w:val="en-CA"/>
        </w:rPr>
        <w:t xml:space="preserve"> (</w:t>
      </w:r>
      <w:r w:rsidR="007E1216">
        <w:rPr>
          <w:lang w:val="en-CA"/>
        </w:rPr>
        <w:t>4</w:t>
      </w:r>
      <w:r w:rsidR="00660521">
        <w:rPr>
          <w:lang w:val="en-CA"/>
        </w:rPr>
        <w:t xml:space="preserve"> Whites)</w:t>
      </w:r>
      <w:r>
        <w:rPr>
          <w:lang w:val="en-CA"/>
        </w:rPr>
        <w:t xml:space="preserve">, </w:t>
      </w:r>
      <w:r w:rsidR="00747F75">
        <w:rPr>
          <w:lang w:val="en-CA"/>
        </w:rPr>
        <w:t>8</w:t>
      </w:r>
      <w:r>
        <w:rPr>
          <w:lang w:val="en-CA"/>
        </w:rPr>
        <w:t xml:space="preserve"> graduate students </w:t>
      </w:r>
      <w:r w:rsidR="00660521">
        <w:rPr>
          <w:lang w:val="en-CA"/>
        </w:rPr>
        <w:t>(</w:t>
      </w:r>
      <w:r w:rsidR="00747F75">
        <w:rPr>
          <w:lang w:val="en-CA"/>
        </w:rPr>
        <w:t>5</w:t>
      </w:r>
      <w:r w:rsidR="00660521">
        <w:rPr>
          <w:lang w:val="en-CA"/>
        </w:rPr>
        <w:t xml:space="preserve"> Whites, 2 Hispanics and 1 </w:t>
      </w:r>
      <w:r w:rsidR="003E3C45">
        <w:rPr>
          <w:lang w:val="en-CA"/>
        </w:rPr>
        <w:t>African American</w:t>
      </w:r>
      <w:r w:rsidR="00660521">
        <w:rPr>
          <w:lang w:val="en-CA"/>
        </w:rPr>
        <w:t xml:space="preserve">) </w:t>
      </w:r>
      <w:r>
        <w:rPr>
          <w:lang w:val="en-CA"/>
        </w:rPr>
        <w:t>and a post-doctoral research associate</w:t>
      </w:r>
      <w:r w:rsidR="00660521">
        <w:rPr>
          <w:lang w:val="en-CA"/>
        </w:rPr>
        <w:t xml:space="preserve"> (Asia</w:t>
      </w:r>
      <w:r w:rsidR="007E1216">
        <w:rPr>
          <w:lang w:val="en-CA"/>
        </w:rPr>
        <w:t>n</w:t>
      </w:r>
      <w:r w:rsidR="00660521">
        <w:rPr>
          <w:lang w:val="en-CA"/>
        </w:rPr>
        <w:t>)</w:t>
      </w:r>
      <w:r>
        <w:rPr>
          <w:lang w:val="en-CA"/>
        </w:rPr>
        <w:t xml:space="preserve">. </w:t>
      </w:r>
    </w:p>
    <w:p w14:paraId="5E8241C4" w14:textId="77777777" w:rsidR="001C377E" w:rsidRDefault="001C377E" w:rsidP="00ED05E5">
      <w:pPr>
        <w:rPr>
          <w:b/>
          <w:bCs/>
          <w:lang w:val="en-CA"/>
        </w:rPr>
      </w:pPr>
    </w:p>
    <w:p w14:paraId="4621DB83" w14:textId="77777777" w:rsidR="001C377E" w:rsidRPr="0045012D" w:rsidRDefault="001C377E" w:rsidP="007318ED">
      <w:pPr>
        <w:rPr>
          <w:rFonts w:ascii="Arial" w:hAnsi="Arial" w:cs="Arial"/>
          <w:b/>
          <w:bCs/>
          <w:sz w:val="28"/>
          <w:szCs w:val="28"/>
          <w:lang w:val="en-CA"/>
        </w:rPr>
      </w:pPr>
      <w:r w:rsidRPr="0045012D">
        <w:rPr>
          <w:rFonts w:ascii="Arial" w:hAnsi="Arial" w:cs="Arial"/>
          <w:b/>
          <w:bCs/>
          <w:sz w:val="28"/>
          <w:szCs w:val="28"/>
          <w:lang w:val="en-CA"/>
        </w:rPr>
        <w:t xml:space="preserve">B.  Accomplishments and Plans </w:t>
      </w:r>
    </w:p>
    <w:p w14:paraId="1BEF0C3B" w14:textId="3E8F2F5E" w:rsidR="001C377E" w:rsidRDefault="001C377E" w:rsidP="00392629">
      <w:pPr>
        <w:jc w:val="both"/>
        <w:rPr>
          <w:lang w:val="en-CA"/>
        </w:rPr>
      </w:pPr>
      <w:r>
        <w:rPr>
          <w:lang w:val="en-CA"/>
        </w:rPr>
        <w:br/>
        <w:t>This section describes</w:t>
      </w:r>
      <w:r w:rsidRPr="007E52F1">
        <w:rPr>
          <w:lang w:val="en-CA"/>
        </w:rPr>
        <w:t xml:space="preserve"> </w:t>
      </w:r>
      <w:r>
        <w:rPr>
          <w:lang w:val="en-CA"/>
        </w:rPr>
        <w:t>the specific objectives, major activities, significant results, and key outcomes for each of the two designated research teams</w:t>
      </w:r>
      <w:r w:rsidRPr="007E52F1">
        <w:rPr>
          <w:lang w:val="en-CA"/>
        </w:rPr>
        <w:t xml:space="preserve"> </w:t>
      </w:r>
      <w:r>
        <w:rPr>
          <w:lang w:val="en-CA"/>
        </w:rPr>
        <w:t xml:space="preserve">during the reporting period. It also includes a summary of each team’s plans for the remainder of the </w:t>
      </w:r>
      <w:r w:rsidR="00D16AB5">
        <w:rPr>
          <w:lang w:val="en-CA"/>
        </w:rPr>
        <w:t xml:space="preserve">project </w:t>
      </w:r>
      <w:r w:rsidR="0072512D">
        <w:rPr>
          <w:lang w:val="en-CA"/>
        </w:rPr>
        <w:t xml:space="preserve">(i.e., through 31 August </w:t>
      </w:r>
      <w:r w:rsidR="00D16AB5">
        <w:rPr>
          <w:lang w:val="en-CA"/>
        </w:rPr>
        <w:t>2015</w:t>
      </w:r>
      <w:r>
        <w:rPr>
          <w:lang w:val="en-CA"/>
        </w:rPr>
        <w:t>). As appropriate, specific examples of training and professional development progress are described in connection with individual team or research thrust activities.</w:t>
      </w:r>
    </w:p>
    <w:p w14:paraId="3CB4EC88" w14:textId="77777777" w:rsidR="001C377E" w:rsidRDefault="001C377E" w:rsidP="00392629">
      <w:pPr>
        <w:jc w:val="both"/>
        <w:rPr>
          <w:lang w:val="en-CA"/>
        </w:rPr>
      </w:pPr>
    </w:p>
    <w:p w14:paraId="03E2E09F" w14:textId="77777777" w:rsidR="001C377E" w:rsidRPr="00216C57" w:rsidRDefault="001C377E" w:rsidP="00823610">
      <w:pPr>
        <w:spacing w:after="120"/>
        <w:rPr>
          <w:rFonts w:ascii="Arial" w:hAnsi="Arial" w:cs="Arial"/>
          <w:b/>
          <w:bCs/>
          <w:sz w:val="26"/>
          <w:szCs w:val="26"/>
          <w:lang w:val="en-CA"/>
        </w:rPr>
      </w:pPr>
      <w:r>
        <w:rPr>
          <w:rFonts w:ascii="Arial" w:hAnsi="Arial" w:cs="Arial"/>
          <w:b/>
          <w:bCs/>
          <w:sz w:val="26"/>
          <w:szCs w:val="26"/>
          <w:lang w:val="en-CA"/>
        </w:rPr>
        <w:t xml:space="preserve">1.  </w:t>
      </w:r>
      <w:proofErr w:type="spellStart"/>
      <w:r>
        <w:rPr>
          <w:rFonts w:ascii="Arial" w:hAnsi="Arial" w:cs="Arial"/>
          <w:b/>
          <w:bCs/>
          <w:sz w:val="26"/>
          <w:szCs w:val="26"/>
          <w:lang w:val="en-CA"/>
        </w:rPr>
        <w:t>Neutronics</w:t>
      </w:r>
      <w:proofErr w:type="spellEnd"/>
      <w:r>
        <w:rPr>
          <w:rFonts w:ascii="Arial" w:hAnsi="Arial" w:cs="Arial"/>
          <w:b/>
          <w:bCs/>
          <w:sz w:val="26"/>
          <w:szCs w:val="26"/>
          <w:lang w:val="en-CA"/>
        </w:rPr>
        <w:t xml:space="preserve"> and Uranium Irradiation Team</w:t>
      </w:r>
    </w:p>
    <w:p w14:paraId="31CFE49E" w14:textId="77777777" w:rsidR="001C377E" w:rsidRPr="00392629" w:rsidRDefault="001C377E" w:rsidP="003E73FB">
      <w:pPr>
        <w:spacing w:after="200"/>
        <w:ind w:left="360"/>
        <w:jc w:val="both"/>
      </w:pPr>
      <w:r w:rsidRPr="00392629">
        <w:t>Th</w:t>
      </w:r>
      <w:r w:rsidR="00981C04">
        <w:t xml:space="preserve">e </w:t>
      </w:r>
      <w:proofErr w:type="spellStart"/>
      <w:r w:rsidR="00981C04">
        <w:t>neutronics</w:t>
      </w:r>
      <w:proofErr w:type="spellEnd"/>
      <w:r w:rsidR="00981C04">
        <w:t xml:space="preserve"> and uranium irradiation</w:t>
      </w:r>
      <w:r w:rsidRPr="00392629">
        <w:t xml:space="preserve"> research </w:t>
      </w:r>
      <w:r w:rsidR="00981C04">
        <w:t>team</w:t>
      </w:r>
      <w:r w:rsidRPr="00392629">
        <w:t xml:space="preserve"> focused on </w:t>
      </w:r>
      <w:r>
        <w:t>two</w:t>
      </w:r>
      <w:r w:rsidRPr="00392629">
        <w:t xml:space="preserve"> major resea</w:t>
      </w:r>
      <w:r w:rsidRPr="004A12AC">
        <w:t>rch thrusts</w:t>
      </w:r>
      <w:r>
        <w:t xml:space="preserve"> and the</w:t>
      </w:r>
      <w:r w:rsidRPr="00392629">
        <w:t xml:space="preserve"> progress </w:t>
      </w:r>
      <w:r>
        <w:t xml:space="preserve">made </w:t>
      </w:r>
      <w:r w:rsidRPr="00392629">
        <w:t xml:space="preserve">in </w:t>
      </w:r>
      <w:r w:rsidRPr="004A12AC">
        <w:t xml:space="preserve">each of </w:t>
      </w:r>
      <w:r w:rsidRPr="00392629">
        <w:t>the</w:t>
      </w:r>
      <w:r w:rsidRPr="004A12AC">
        <w:t xml:space="preserve">se </w:t>
      </w:r>
      <w:r>
        <w:t>two</w:t>
      </w:r>
      <w:r w:rsidRPr="00392629">
        <w:t xml:space="preserve"> thrust areas is described separately below.</w:t>
      </w:r>
    </w:p>
    <w:p w14:paraId="0F82455D" w14:textId="25F3D664" w:rsidR="001C377E" w:rsidRDefault="001C377E" w:rsidP="00D1447C">
      <w:pPr>
        <w:spacing w:after="120"/>
        <w:ind w:left="548" w:hanging="274"/>
        <w:jc w:val="both"/>
      </w:pPr>
      <w:r w:rsidRPr="00E67D68">
        <w:rPr>
          <w:b/>
          <w:u w:val="single"/>
        </w:rPr>
        <w:t>Thrust-1</w:t>
      </w:r>
      <w:r w:rsidRPr="00FC2450">
        <w:rPr>
          <w:b/>
        </w:rPr>
        <w:t>:</w:t>
      </w:r>
      <w:r w:rsidRPr="00E67D68">
        <w:rPr>
          <w:b/>
        </w:rPr>
        <w:t xml:space="preserve"> </w:t>
      </w:r>
      <w:r>
        <w:rPr>
          <w:b/>
          <w:i/>
        </w:rPr>
        <w:t>Computational Reactor Modeling and Simulations for Isotopic and Fission Product Signatures</w:t>
      </w:r>
      <w:r w:rsidRPr="00E67D68">
        <w:rPr>
          <w:b/>
          <w:i/>
        </w:rPr>
        <w:t>.</w:t>
      </w:r>
      <w:r w:rsidRPr="004A12AC">
        <w:rPr>
          <w:i/>
        </w:rPr>
        <w:t xml:space="preserve"> </w:t>
      </w:r>
      <w:r w:rsidR="00191479" w:rsidRPr="00A329D0">
        <w:t xml:space="preserve">The </w:t>
      </w:r>
      <w:r w:rsidR="00191479">
        <w:t xml:space="preserve">objectives </w:t>
      </w:r>
      <w:r w:rsidR="00191479" w:rsidRPr="00A329D0">
        <w:t>of this research</w:t>
      </w:r>
      <w:r w:rsidR="00191479">
        <w:t xml:space="preserve"> team are</w:t>
      </w:r>
      <w:r w:rsidR="00191479" w:rsidRPr="00A329D0">
        <w:t xml:space="preserve"> to </w:t>
      </w:r>
      <w:r w:rsidR="00191479">
        <w:t>(</w:t>
      </w:r>
      <w:proofErr w:type="spellStart"/>
      <w:r w:rsidR="00191479">
        <w:t>i</w:t>
      </w:r>
      <w:proofErr w:type="spellEnd"/>
      <w:r w:rsidR="00191479">
        <w:t xml:space="preserve">) develop a model of the Indian </w:t>
      </w:r>
      <w:r w:rsidR="00191479" w:rsidRPr="001E4FFE">
        <w:t>500</w:t>
      </w:r>
      <w:r w:rsidR="00191479">
        <w:t xml:space="preserve"> </w:t>
      </w:r>
      <w:proofErr w:type="spellStart"/>
      <w:r w:rsidR="00191479" w:rsidRPr="001E4FFE">
        <w:t>MWe</w:t>
      </w:r>
      <w:proofErr w:type="spellEnd"/>
      <w:r w:rsidR="00191479" w:rsidRPr="001E4FFE">
        <w:t xml:space="preserve"> </w:t>
      </w:r>
      <w:r w:rsidR="00191479">
        <w:t xml:space="preserve">FBR, (ii) develop a model of the 220 </w:t>
      </w:r>
      <w:proofErr w:type="spellStart"/>
      <w:r w:rsidR="00191479">
        <w:t>MWe</w:t>
      </w:r>
      <w:proofErr w:type="spellEnd"/>
      <w:r w:rsidR="00191479">
        <w:t xml:space="preserve"> CANDU reactor, and (iii) conduct 3D neutron transport simulations using these core models to estimate </w:t>
      </w:r>
      <w:r w:rsidR="00191479">
        <w:rPr>
          <w:lang w:val="en-CA"/>
        </w:rPr>
        <w:t>isotopic inventories in the irradiated fuel discharged at low burn-up (1GWD/t)</w:t>
      </w:r>
      <w:r w:rsidR="00191479" w:rsidRPr="00A329D0">
        <w:t>.</w:t>
      </w:r>
      <w:r w:rsidR="00191479">
        <w:t xml:space="preserve">  In addition to this, objective (iv) is to suitably modify the ORNL-HFIR MCNP model to </w:t>
      </w:r>
      <w:r w:rsidR="00F532BC">
        <w:t xml:space="preserve">better simulate </w:t>
      </w:r>
      <w:r w:rsidR="00191479">
        <w:t xml:space="preserve">the neutron irradiation experiments planned </w:t>
      </w:r>
      <w:r w:rsidR="00127C88">
        <w:t>by</w:t>
      </w:r>
      <w:r w:rsidR="00F532BC">
        <w:t xml:space="preserve"> accurate</w:t>
      </w:r>
      <w:r w:rsidR="00191479">
        <w:t xml:space="preserve"> representation of the irradiation capsule holding the UO</w:t>
      </w:r>
      <w:r w:rsidR="00191479" w:rsidRPr="005A721F">
        <w:rPr>
          <w:vertAlign w:val="subscript"/>
        </w:rPr>
        <w:t>2</w:t>
      </w:r>
      <w:r w:rsidR="00191479">
        <w:t xml:space="preserve"> samples.  This step is required to achieve the desired neutron spectrum environment for the simulations of experimental neutron irradiations planned for depleted UO</w:t>
      </w:r>
      <w:r w:rsidR="00191479" w:rsidRPr="00191479">
        <w:rPr>
          <w:vertAlign w:val="subscript"/>
        </w:rPr>
        <w:t>2</w:t>
      </w:r>
      <w:r w:rsidR="00191479">
        <w:t xml:space="preserve"> (simulating FBR blanket) and natural UO</w:t>
      </w:r>
      <w:r w:rsidR="00191479" w:rsidRPr="00191479">
        <w:rPr>
          <w:vertAlign w:val="subscript"/>
        </w:rPr>
        <w:t>2</w:t>
      </w:r>
      <w:r w:rsidR="00191479">
        <w:t xml:space="preserve"> (simulating the CANDU fuel)</w:t>
      </w:r>
      <w:r w:rsidR="000206A1">
        <w:t>.</w:t>
      </w:r>
      <w:r w:rsidR="004B25DC">
        <w:t xml:space="preserve"> </w:t>
      </w:r>
      <w:r w:rsidR="000206A1">
        <w:t>T</w:t>
      </w:r>
      <w:r w:rsidR="004B25DC">
        <w:t xml:space="preserve">he latter </w:t>
      </w:r>
      <w:r w:rsidR="000206A1">
        <w:t>activity, simulating CANDU fuel</w:t>
      </w:r>
      <w:r w:rsidR="00F532BC">
        <w:t xml:space="preserve"> sample irradiation</w:t>
      </w:r>
      <w:r w:rsidR="000206A1">
        <w:t>,</w:t>
      </w:r>
      <w:r w:rsidR="004B25DC">
        <w:t xml:space="preserve"> is suspended because of the reduction in funding</w:t>
      </w:r>
      <w:r w:rsidR="00191479">
        <w:t xml:space="preserve">.  </w:t>
      </w:r>
    </w:p>
    <w:p w14:paraId="07E33F3A" w14:textId="761406D9" w:rsidR="00747F75" w:rsidRDefault="001C377E" w:rsidP="00747F75">
      <w:pPr>
        <w:spacing w:after="120"/>
        <w:ind w:left="548" w:hanging="8"/>
        <w:jc w:val="both"/>
      </w:pPr>
      <w:r w:rsidRPr="000D12EB">
        <w:rPr>
          <w:b/>
        </w:rPr>
        <w:t>Accomplishme</w:t>
      </w:r>
      <w:r>
        <w:rPr>
          <w:b/>
        </w:rPr>
        <w:t>n</w:t>
      </w:r>
      <w:r w:rsidRPr="000D12EB">
        <w:rPr>
          <w:b/>
        </w:rPr>
        <w:t>ts</w:t>
      </w:r>
      <w:r w:rsidRPr="00D1447C">
        <w:rPr>
          <w:b/>
        </w:rPr>
        <w:t>:</w:t>
      </w:r>
      <w:r w:rsidRPr="00D1447C">
        <w:t xml:space="preserve"> </w:t>
      </w:r>
      <w:r>
        <w:t>Objective (</w:t>
      </w:r>
      <w:proofErr w:type="spellStart"/>
      <w:r>
        <w:t>i</w:t>
      </w:r>
      <w:proofErr w:type="spellEnd"/>
      <w:r>
        <w:t xml:space="preserve">) was accomplished in </w:t>
      </w:r>
      <w:r w:rsidR="00191479">
        <w:t>FY 12</w:t>
      </w:r>
      <w:r w:rsidR="0007756C">
        <w:t>.  Objective (ii) wa</w:t>
      </w:r>
      <w:r>
        <w:t xml:space="preserve">s accomplished in </w:t>
      </w:r>
      <w:r w:rsidR="00191479">
        <w:t>FY 13</w:t>
      </w:r>
      <w:r>
        <w:t xml:space="preserve">.  </w:t>
      </w:r>
      <w:r w:rsidR="00191479">
        <w:t xml:space="preserve">Part of the </w:t>
      </w:r>
      <w:r>
        <w:t xml:space="preserve">3D neutron transport simulations of objective (iii) </w:t>
      </w:r>
      <w:r w:rsidR="00191479">
        <w:t>was completed in FY 13 and the remaining was completed during FY 14</w:t>
      </w:r>
      <w:r>
        <w:t xml:space="preserve">.  </w:t>
      </w:r>
      <w:r w:rsidR="00747F75">
        <w:t xml:space="preserve">Objective (iv), which is modeling the ORNL-HFIR using the MCNPX code to simulate the FBR blanket fuel irradiation in a fast neutron environment was completed during this reporting period of FY 14. Since the CANDU fuel sample irradiation was suspended due to lack of funding, that part of objective (iv) is not being taken up. Hence the computational aspects of this project had nothing to be accomplished </w:t>
      </w:r>
      <w:r w:rsidR="00225272">
        <w:t>during this reporting period other than coordinating with Forensics and Analysis Team.</w:t>
      </w:r>
    </w:p>
    <w:p w14:paraId="13ABAA99" w14:textId="58106443" w:rsidR="00191479" w:rsidRDefault="00191479" w:rsidP="00191479">
      <w:pPr>
        <w:spacing w:after="120"/>
        <w:ind w:left="548" w:hanging="8"/>
        <w:jc w:val="both"/>
      </w:pPr>
      <w:r>
        <w:lastRenderedPageBreak/>
        <w:t>From the analysis of burnup and transport simulations carried out so far, the team was able to identify the following isotope ratios (Table-1) that would be suitable as characteristic signatures to identify the source reactor type of separated plutonium.</w:t>
      </w:r>
      <w:r w:rsidR="00DE30DE">
        <w:t xml:space="preserve"> </w:t>
      </w:r>
      <w:r w:rsidR="004B25DC">
        <w:t xml:space="preserve">The results in Table-1 show that there are marked differences in these isotope ratios between FBR blanket fuel and CANDU fuel. </w:t>
      </w:r>
    </w:p>
    <w:p w14:paraId="3BBC70B2" w14:textId="022D5036" w:rsidR="00B133FB" w:rsidRPr="00D1447C" w:rsidRDefault="00B133FB" w:rsidP="00B133FB">
      <w:pPr>
        <w:spacing w:after="120"/>
        <w:ind w:left="548" w:hanging="8"/>
        <w:jc w:val="both"/>
      </w:pPr>
      <w:r>
        <w:t xml:space="preserve">    </w:t>
      </w:r>
      <w:r w:rsidRPr="00D1447C">
        <w:t xml:space="preserve"> </w:t>
      </w:r>
    </w:p>
    <w:p w14:paraId="473C3095" w14:textId="0B0BC442" w:rsidR="00B133FB" w:rsidRDefault="00B133FB" w:rsidP="00B133FB">
      <w:pPr>
        <w:spacing w:after="120"/>
        <w:ind w:left="548" w:hanging="8"/>
        <w:jc w:val="center"/>
      </w:pPr>
      <w:r>
        <w:rPr>
          <w:b/>
        </w:rPr>
        <w:t>Table-</w:t>
      </w:r>
      <w:r>
        <w:t xml:space="preserve">1: </w:t>
      </w:r>
      <w:r w:rsidR="009D3219">
        <w:t>Ratio (CANDU-to-FBR) of Fission Product Contaminant Mass per Kilogram of Separated Plutonium with a PUREX Decontamination Factor of 10</w:t>
      </w:r>
      <w:r w:rsidR="009D3219" w:rsidRPr="009D3219">
        <w:rPr>
          <w:vertAlign w:val="superscript"/>
        </w:rPr>
        <w:t>6</w:t>
      </w:r>
    </w:p>
    <w:tbl>
      <w:tblPr>
        <w:tblW w:w="58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7"/>
        <w:gridCol w:w="4246"/>
      </w:tblGrid>
      <w:tr w:rsidR="00B133FB" w:rsidRPr="007C1616" w14:paraId="1F6DFE9B" w14:textId="77777777" w:rsidTr="00D422AD">
        <w:trPr>
          <w:trHeight w:val="300"/>
          <w:jc w:val="center"/>
        </w:trPr>
        <w:tc>
          <w:tcPr>
            <w:tcW w:w="1587" w:type="dxa"/>
            <w:vMerge w:val="restart"/>
            <w:shd w:val="clear" w:color="auto" w:fill="auto"/>
            <w:noWrap/>
            <w:vAlign w:val="bottom"/>
            <w:hideMark/>
          </w:tcPr>
          <w:p w14:paraId="6B20AEC0" w14:textId="77777777" w:rsidR="00B133FB" w:rsidRPr="007C1616" w:rsidRDefault="00B133FB" w:rsidP="00A852CF">
            <w:pPr>
              <w:spacing w:after="120"/>
              <w:rPr>
                <w:rFonts w:eastAsia="Times New Roman"/>
                <w:color w:val="000000"/>
              </w:rPr>
            </w:pPr>
            <w:r w:rsidRPr="007C1616">
              <w:rPr>
                <w:rFonts w:eastAsia="Times New Roman"/>
                <w:color w:val="000000"/>
              </w:rPr>
              <w:t> </w:t>
            </w:r>
          </w:p>
          <w:p w14:paraId="5FDCE7CC" w14:textId="77777777" w:rsidR="00B133FB" w:rsidRPr="007C1616" w:rsidRDefault="00B133FB" w:rsidP="00A852CF">
            <w:pPr>
              <w:spacing w:after="120"/>
              <w:rPr>
                <w:rFonts w:eastAsia="Times New Roman"/>
                <w:color w:val="000000"/>
              </w:rPr>
            </w:pPr>
            <w:r w:rsidRPr="007C1616">
              <w:rPr>
                <w:rFonts w:eastAsia="Times New Roman"/>
                <w:b/>
                <w:bCs/>
                <w:color w:val="000000"/>
              </w:rPr>
              <w:t>Isotope</w:t>
            </w:r>
          </w:p>
        </w:tc>
        <w:tc>
          <w:tcPr>
            <w:tcW w:w="4246" w:type="dxa"/>
            <w:shd w:val="clear" w:color="auto" w:fill="auto"/>
            <w:noWrap/>
            <w:vAlign w:val="bottom"/>
            <w:hideMark/>
          </w:tcPr>
          <w:p w14:paraId="38B55440" w14:textId="77777777" w:rsidR="00B133FB" w:rsidRPr="007C1616" w:rsidRDefault="00B133FB" w:rsidP="00A852CF">
            <w:pPr>
              <w:spacing w:after="120"/>
              <w:jc w:val="center"/>
              <w:rPr>
                <w:rFonts w:eastAsia="Times New Roman"/>
                <w:b/>
                <w:color w:val="000000"/>
              </w:rPr>
            </w:pPr>
            <w:r w:rsidRPr="007C1616">
              <w:rPr>
                <w:rFonts w:eastAsia="Times New Roman"/>
                <w:b/>
                <w:color w:val="000000"/>
              </w:rPr>
              <w:t>Ratios</w:t>
            </w:r>
          </w:p>
        </w:tc>
      </w:tr>
      <w:tr w:rsidR="00D422AD" w:rsidRPr="007C1616" w14:paraId="0D81F06B" w14:textId="77777777" w:rsidTr="00D422AD">
        <w:trPr>
          <w:trHeight w:val="1545"/>
          <w:jc w:val="center"/>
        </w:trPr>
        <w:tc>
          <w:tcPr>
            <w:tcW w:w="1587" w:type="dxa"/>
            <w:vMerge/>
            <w:shd w:val="clear" w:color="auto" w:fill="auto"/>
            <w:noWrap/>
            <w:vAlign w:val="bottom"/>
            <w:hideMark/>
          </w:tcPr>
          <w:p w14:paraId="59CD549A" w14:textId="77777777" w:rsidR="00D422AD" w:rsidRPr="007C1616" w:rsidRDefault="00D422AD" w:rsidP="00A852CF">
            <w:pPr>
              <w:spacing w:after="120"/>
              <w:rPr>
                <w:rFonts w:eastAsia="Times New Roman"/>
                <w:b/>
                <w:bCs/>
                <w:color w:val="000000"/>
              </w:rPr>
            </w:pPr>
          </w:p>
        </w:tc>
        <w:tc>
          <w:tcPr>
            <w:tcW w:w="4246" w:type="dxa"/>
            <w:shd w:val="clear" w:color="auto" w:fill="auto"/>
            <w:vAlign w:val="center"/>
            <w:hideMark/>
          </w:tcPr>
          <w:p w14:paraId="35337F0C" w14:textId="77777777" w:rsidR="00D422AD" w:rsidRPr="007C1616" w:rsidRDefault="00D422AD" w:rsidP="00D422AD">
            <w:pPr>
              <w:spacing w:after="120"/>
              <w:rPr>
                <w:rFonts w:eastAsia="Times New Roman"/>
                <w:b/>
                <w:bCs/>
                <w:color w:val="000000"/>
              </w:rPr>
            </w:pPr>
            <w:r>
              <w:rPr>
                <w:rFonts w:eastAsia="Times New Roman"/>
                <w:b/>
                <w:bCs/>
                <w:color w:val="000000"/>
              </w:rPr>
              <w:t xml:space="preserve">CANDU/FBR </w:t>
            </w:r>
            <w:r w:rsidRPr="007C1616">
              <w:rPr>
                <w:rFonts w:eastAsia="Times New Roman"/>
                <w:b/>
                <w:bCs/>
                <w:color w:val="000000"/>
              </w:rPr>
              <w:t>Expected Mass</w:t>
            </w:r>
            <w:r>
              <w:rPr>
                <w:rFonts w:eastAsia="Times New Roman"/>
                <w:b/>
                <w:bCs/>
                <w:color w:val="000000"/>
              </w:rPr>
              <w:t xml:space="preserve"> Ratios</w:t>
            </w:r>
          </w:p>
          <w:p w14:paraId="139DC6CE" w14:textId="77777777" w:rsidR="00D422AD" w:rsidRDefault="00D422AD" w:rsidP="00A852CF">
            <w:pPr>
              <w:spacing w:after="120"/>
              <w:jc w:val="center"/>
              <w:rPr>
                <w:rFonts w:eastAsia="Times New Roman"/>
                <w:b/>
                <w:bCs/>
                <w:color w:val="000000"/>
              </w:rPr>
            </w:pPr>
            <w:r>
              <w:rPr>
                <w:rFonts w:eastAsia="Times New Roman"/>
                <w:b/>
                <w:bCs/>
                <w:color w:val="000000"/>
              </w:rPr>
              <w:t>For example:</w:t>
            </w:r>
          </w:p>
          <w:p w14:paraId="26E07F57" w14:textId="77777777" w:rsidR="00D422AD" w:rsidRPr="007C1616" w:rsidRDefault="0083171F" w:rsidP="00934A1D">
            <w:pPr>
              <w:spacing w:after="120"/>
              <w:jc w:val="center"/>
              <w:rPr>
                <w:rFonts w:eastAsia="Times New Roman"/>
                <w:b/>
                <w:bCs/>
                <w:color w:val="000000"/>
              </w:rPr>
            </w:pPr>
            <w:r w:rsidRPr="00934A1D">
              <w:rPr>
                <w:rFonts w:eastAsia="Times New Roman"/>
                <w:b/>
                <w:bCs/>
                <w:color w:val="000000"/>
                <w:position w:val="-50"/>
              </w:rPr>
              <w:object w:dxaOrig="1600" w:dyaOrig="1100" w14:anchorId="33E009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0.1pt;height:54.7pt" o:ole="">
                  <v:imagedata r:id="rId13" o:title=""/>
                </v:shape>
                <o:OLEObject Type="Embed" ProgID="Equation.3" ShapeID="_x0000_i1025" DrawAspect="Content" ObjectID="_1494012025" r:id="rId14"/>
              </w:object>
            </w:r>
          </w:p>
        </w:tc>
      </w:tr>
      <w:tr w:rsidR="00D422AD" w:rsidRPr="007C1616" w14:paraId="53DE2A87" w14:textId="77777777" w:rsidTr="00D422AD">
        <w:trPr>
          <w:trHeight w:val="355"/>
          <w:jc w:val="center"/>
        </w:trPr>
        <w:tc>
          <w:tcPr>
            <w:tcW w:w="5833" w:type="dxa"/>
            <w:gridSpan w:val="2"/>
            <w:shd w:val="clear" w:color="auto" w:fill="auto"/>
            <w:noWrap/>
            <w:vAlign w:val="bottom"/>
            <w:hideMark/>
          </w:tcPr>
          <w:p w14:paraId="4CF0FB1B" w14:textId="77777777" w:rsidR="00D422AD" w:rsidRPr="00D422AD" w:rsidRDefault="00D422AD" w:rsidP="00D422AD">
            <w:pPr>
              <w:spacing w:after="120"/>
              <w:rPr>
                <w:rFonts w:eastAsia="Times New Roman"/>
                <w:b/>
                <w:bCs/>
                <w:color w:val="000000"/>
              </w:rPr>
            </w:pPr>
            <w:r w:rsidRPr="007C1616">
              <w:rPr>
                <w:rFonts w:eastAsia="Times New Roman"/>
                <w:b/>
                <w:bCs/>
                <w:color w:val="000000"/>
              </w:rPr>
              <w:t>Prompt</w:t>
            </w:r>
            <w:r>
              <w:rPr>
                <w:rFonts w:eastAsia="Times New Roman"/>
                <w:b/>
                <w:bCs/>
                <w:color w:val="000000"/>
              </w:rPr>
              <w:t xml:space="preserve"> </w:t>
            </w:r>
            <w:r w:rsidRPr="007C1616">
              <w:rPr>
                <w:rFonts w:eastAsia="Times New Roman"/>
                <w:b/>
                <w:bCs/>
                <w:color w:val="000000"/>
              </w:rPr>
              <w:t>Gamma</w:t>
            </w:r>
          </w:p>
        </w:tc>
      </w:tr>
      <w:tr w:rsidR="00D422AD" w:rsidRPr="007C1616" w14:paraId="0982CE0E" w14:textId="77777777" w:rsidTr="00A852CF">
        <w:trPr>
          <w:trHeight w:val="300"/>
          <w:jc w:val="center"/>
        </w:trPr>
        <w:tc>
          <w:tcPr>
            <w:tcW w:w="1587" w:type="dxa"/>
            <w:shd w:val="clear" w:color="auto" w:fill="auto"/>
            <w:noWrap/>
            <w:vAlign w:val="bottom"/>
            <w:hideMark/>
          </w:tcPr>
          <w:p w14:paraId="0D125038" w14:textId="77777777" w:rsidR="00D422AD" w:rsidRPr="007C1616" w:rsidRDefault="00D422AD" w:rsidP="00A852CF">
            <w:pPr>
              <w:spacing w:after="120"/>
              <w:rPr>
                <w:rFonts w:eastAsia="Times New Roman"/>
                <w:color w:val="000000"/>
              </w:rPr>
            </w:pPr>
            <w:r w:rsidRPr="007C1616">
              <w:rPr>
                <w:rFonts w:eastAsia="Times New Roman"/>
                <w:color w:val="000000"/>
              </w:rPr>
              <w:t>Cs-137</w:t>
            </w:r>
            <w:r>
              <w:rPr>
                <w:rFonts w:eastAsia="Times New Roman"/>
                <w:color w:val="000000"/>
              </w:rPr>
              <w:t>/Pu</w:t>
            </w:r>
          </w:p>
        </w:tc>
        <w:tc>
          <w:tcPr>
            <w:tcW w:w="4246" w:type="dxa"/>
            <w:shd w:val="clear" w:color="auto" w:fill="auto"/>
            <w:noWrap/>
            <w:vAlign w:val="bottom"/>
            <w:hideMark/>
          </w:tcPr>
          <w:p w14:paraId="129C1949" w14:textId="77777777" w:rsidR="00D422AD" w:rsidRPr="007C1616" w:rsidRDefault="00D422AD" w:rsidP="00A852CF">
            <w:pPr>
              <w:spacing w:after="120"/>
              <w:jc w:val="right"/>
              <w:rPr>
                <w:rFonts w:eastAsia="Times New Roman"/>
                <w:color w:val="000000"/>
              </w:rPr>
            </w:pPr>
            <w:r w:rsidRPr="007C1616">
              <w:rPr>
                <w:rFonts w:eastAsia="Times New Roman"/>
                <w:color w:val="000000"/>
              </w:rPr>
              <w:t>12.86</w:t>
            </w:r>
          </w:p>
        </w:tc>
      </w:tr>
      <w:tr w:rsidR="00D422AD" w:rsidRPr="007C1616" w14:paraId="333319B5" w14:textId="77777777" w:rsidTr="00A852CF">
        <w:trPr>
          <w:trHeight w:val="300"/>
          <w:jc w:val="center"/>
        </w:trPr>
        <w:tc>
          <w:tcPr>
            <w:tcW w:w="1587" w:type="dxa"/>
            <w:shd w:val="clear" w:color="auto" w:fill="auto"/>
            <w:noWrap/>
            <w:vAlign w:val="bottom"/>
            <w:hideMark/>
          </w:tcPr>
          <w:p w14:paraId="7A279BF7" w14:textId="77777777" w:rsidR="00D422AD" w:rsidRPr="007C1616" w:rsidRDefault="00D422AD" w:rsidP="00A852CF">
            <w:pPr>
              <w:spacing w:after="120"/>
              <w:rPr>
                <w:rFonts w:eastAsia="Times New Roman"/>
              </w:rPr>
            </w:pPr>
            <w:r w:rsidRPr="007C1616">
              <w:rPr>
                <w:rFonts w:eastAsia="Times New Roman"/>
              </w:rPr>
              <w:t>Ce-144</w:t>
            </w:r>
            <w:r>
              <w:rPr>
                <w:rFonts w:eastAsia="Times New Roman"/>
              </w:rPr>
              <w:t>/Pu</w:t>
            </w:r>
          </w:p>
        </w:tc>
        <w:tc>
          <w:tcPr>
            <w:tcW w:w="4246" w:type="dxa"/>
            <w:shd w:val="clear" w:color="auto" w:fill="auto"/>
            <w:noWrap/>
            <w:vAlign w:val="bottom"/>
            <w:hideMark/>
          </w:tcPr>
          <w:p w14:paraId="5C974B5D" w14:textId="77777777" w:rsidR="00D422AD" w:rsidRPr="007C1616" w:rsidRDefault="00D422AD" w:rsidP="00A852CF">
            <w:pPr>
              <w:spacing w:after="120"/>
              <w:jc w:val="right"/>
              <w:rPr>
                <w:rFonts w:eastAsia="Times New Roman"/>
              </w:rPr>
            </w:pPr>
            <w:r w:rsidRPr="007C1616">
              <w:rPr>
                <w:rFonts w:eastAsia="Times New Roman"/>
              </w:rPr>
              <w:t>28.</w:t>
            </w:r>
            <w:r>
              <w:rPr>
                <w:rFonts w:eastAsia="Times New Roman"/>
              </w:rPr>
              <w:t>80</w:t>
            </w:r>
          </w:p>
        </w:tc>
      </w:tr>
      <w:tr w:rsidR="00D422AD" w:rsidRPr="007C1616" w14:paraId="7C5AC191" w14:textId="77777777" w:rsidTr="00D422AD">
        <w:trPr>
          <w:trHeight w:val="373"/>
          <w:jc w:val="center"/>
        </w:trPr>
        <w:tc>
          <w:tcPr>
            <w:tcW w:w="5833" w:type="dxa"/>
            <w:gridSpan w:val="2"/>
            <w:shd w:val="clear" w:color="auto" w:fill="auto"/>
            <w:noWrap/>
            <w:vAlign w:val="bottom"/>
            <w:hideMark/>
          </w:tcPr>
          <w:p w14:paraId="4A6E164F" w14:textId="77777777" w:rsidR="00D422AD" w:rsidRPr="00D422AD" w:rsidRDefault="00D422AD" w:rsidP="00A852CF">
            <w:pPr>
              <w:spacing w:after="120"/>
              <w:rPr>
                <w:rFonts w:eastAsia="Times New Roman"/>
                <w:b/>
                <w:bCs/>
                <w:color w:val="000000"/>
              </w:rPr>
            </w:pPr>
            <w:r w:rsidRPr="007C1616">
              <w:rPr>
                <w:rFonts w:eastAsia="Times New Roman"/>
                <w:b/>
                <w:bCs/>
                <w:color w:val="000000"/>
              </w:rPr>
              <w:t>Delayed</w:t>
            </w:r>
            <w:r>
              <w:rPr>
                <w:rFonts w:eastAsia="Times New Roman"/>
                <w:b/>
                <w:bCs/>
                <w:color w:val="000000"/>
              </w:rPr>
              <w:t xml:space="preserve"> </w:t>
            </w:r>
            <w:r w:rsidRPr="007C1616">
              <w:rPr>
                <w:rFonts w:eastAsia="Times New Roman"/>
                <w:b/>
                <w:bCs/>
                <w:color w:val="000000"/>
              </w:rPr>
              <w:t>Alph</w:t>
            </w:r>
            <w:r>
              <w:rPr>
                <w:rFonts w:eastAsia="Times New Roman"/>
                <w:b/>
                <w:bCs/>
                <w:color w:val="000000"/>
              </w:rPr>
              <w:t>a</w:t>
            </w:r>
          </w:p>
        </w:tc>
      </w:tr>
      <w:tr w:rsidR="00D422AD" w:rsidRPr="007C1616" w14:paraId="35C407CD" w14:textId="77777777" w:rsidTr="00A852CF">
        <w:trPr>
          <w:trHeight w:val="300"/>
          <w:jc w:val="center"/>
        </w:trPr>
        <w:tc>
          <w:tcPr>
            <w:tcW w:w="1587" w:type="dxa"/>
            <w:shd w:val="clear" w:color="auto" w:fill="auto"/>
            <w:noWrap/>
            <w:vAlign w:val="bottom"/>
            <w:hideMark/>
          </w:tcPr>
          <w:p w14:paraId="40C0D4F5" w14:textId="77777777" w:rsidR="00D422AD" w:rsidRPr="007C1616" w:rsidRDefault="00D422AD" w:rsidP="00A852CF">
            <w:pPr>
              <w:spacing w:after="120"/>
              <w:rPr>
                <w:rFonts w:eastAsia="Times New Roman"/>
                <w:color w:val="000000"/>
              </w:rPr>
            </w:pPr>
            <w:r w:rsidRPr="007C1616">
              <w:rPr>
                <w:rFonts w:eastAsia="Times New Roman"/>
                <w:color w:val="000000"/>
              </w:rPr>
              <w:t>Pu-239</w:t>
            </w:r>
            <w:r>
              <w:rPr>
                <w:rFonts w:eastAsia="Times New Roman"/>
              </w:rPr>
              <w:t>/Pu</w:t>
            </w:r>
          </w:p>
        </w:tc>
        <w:tc>
          <w:tcPr>
            <w:tcW w:w="4246" w:type="dxa"/>
            <w:shd w:val="clear" w:color="auto" w:fill="auto"/>
            <w:noWrap/>
            <w:vAlign w:val="bottom"/>
            <w:hideMark/>
          </w:tcPr>
          <w:p w14:paraId="40B68974" w14:textId="77777777" w:rsidR="00D422AD" w:rsidRPr="007C1616" w:rsidRDefault="00D422AD" w:rsidP="00A852CF">
            <w:pPr>
              <w:spacing w:after="120"/>
              <w:jc w:val="right"/>
              <w:rPr>
                <w:rFonts w:eastAsia="Times New Roman"/>
                <w:color w:val="000000"/>
              </w:rPr>
            </w:pPr>
            <w:r w:rsidRPr="007C1616">
              <w:rPr>
                <w:rFonts w:eastAsia="Times New Roman"/>
                <w:color w:val="000000"/>
              </w:rPr>
              <w:t>0.98</w:t>
            </w:r>
          </w:p>
        </w:tc>
      </w:tr>
      <w:tr w:rsidR="00D422AD" w:rsidRPr="007C1616" w14:paraId="42C6DAF4" w14:textId="77777777" w:rsidTr="00A852CF">
        <w:trPr>
          <w:trHeight w:val="300"/>
          <w:jc w:val="center"/>
        </w:trPr>
        <w:tc>
          <w:tcPr>
            <w:tcW w:w="1587" w:type="dxa"/>
            <w:shd w:val="clear" w:color="auto" w:fill="auto"/>
            <w:noWrap/>
            <w:vAlign w:val="bottom"/>
            <w:hideMark/>
          </w:tcPr>
          <w:p w14:paraId="3C6C0316" w14:textId="77777777" w:rsidR="00D422AD" w:rsidRPr="007C1616" w:rsidRDefault="00D422AD" w:rsidP="00A852CF">
            <w:pPr>
              <w:spacing w:after="120"/>
              <w:rPr>
                <w:rFonts w:eastAsia="Times New Roman"/>
              </w:rPr>
            </w:pPr>
            <w:r w:rsidRPr="007C1616">
              <w:rPr>
                <w:rFonts w:eastAsia="Times New Roman"/>
              </w:rPr>
              <w:t>Pu-242</w:t>
            </w:r>
            <w:r>
              <w:rPr>
                <w:rFonts w:eastAsia="Times New Roman"/>
              </w:rPr>
              <w:t>/Pu</w:t>
            </w:r>
          </w:p>
        </w:tc>
        <w:tc>
          <w:tcPr>
            <w:tcW w:w="4246" w:type="dxa"/>
            <w:shd w:val="clear" w:color="auto" w:fill="auto"/>
            <w:noWrap/>
            <w:vAlign w:val="bottom"/>
            <w:hideMark/>
          </w:tcPr>
          <w:p w14:paraId="16BF4500" w14:textId="77777777" w:rsidR="00D422AD" w:rsidRPr="007C1616" w:rsidRDefault="00D422AD" w:rsidP="00A852CF">
            <w:pPr>
              <w:spacing w:after="120"/>
              <w:jc w:val="right"/>
              <w:rPr>
                <w:rFonts w:eastAsia="Times New Roman"/>
              </w:rPr>
            </w:pPr>
            <w:r w:rsidRPr="007C1616">
              <w:rPr>
                <w:rFonts w:eastAsia="Times New Roman"/>
              </w:rPr>
              <w:t>19.</w:t>
            </w:r>
            <w:r>
              <w:rPr>
                <w:rFonts w:eastAsia="Times New Roman"/>
              </w:rPr>
              <w:t>77</w:t>
            </w:r>
          </w:p>
        </w:tc>
      </w:tr>
      <w:tr w:rsidR="00D422AD" w:rsidRPr="007C1616" w14:paraId="367CF9DD" w14:textId="77777777" w:rsidTr="00D422AD">
        <w:trPr>
          <w:trHeight w:val="291"/>
          <w:jc w:val="center"/>
        </w:trPr>
        <w:tc>
          <w:tcPr>
            <w:tcW w:w="5833" w:type="dxa"/>
            <w:gridSpan w:val="2"/>
            <w:shd w:val="clear" w:color="auto" w:fill="auto"/>
            <w:noWrap/>
            <w:vAlign w:val="bottom"/>
            <w:hideMark/>
          </w:tcPr>
          <w:p w14:paraId="61CAA731" w14:textId="77777777" w:rsidR="00D422AD" w:rsidRPr="00D422AD" w:rsidRDefault="00D422AD" w:rsidP="00A852CF">
            <w:pPr>
              <w:spacing w:after="120"/>
              <w:rPr>
                <w:rFonts w:eastAsia="Times New Roman"/>
                <w:b/>
                <w:bCs/>
                <w:color w:val="000000"/>
              </w:rPr>
            </w:pPr>
            <w:r w:rsidRPr="007C1616">
              <w:rPr>
                <w:rFonts w:eastAsia="Times New Roman"/>
                <w:b/>
                <w:bCs/>
                <w:color w:val="000000"/>
              </w:rPr>
              <w:t>Gamma</w:t>
            </w:r>
          </w:p>
        </w:tc>
      </w:tr>
      <w:tr w:rsidR="00D422AD" w:rsidRPr="007C1616" w14:paraId="046BD9F6" w14:textId="77777777" w:rsidTr="00A852CF">
        <w:trPr>
          <w:trHeight w:val="300"/>
          <w:jc w:val="center"/>
        </w:trPr>
        <w:tc>
          <w:tcPr>
            <w:tcW w:w="1587" w:type="dxa"/>
            <w:shd w:val="clear" w:color="auto" w:fill="auto"/>
            <w:noWrap/>
            <w:vAlign w:val="bottom"/>
            <w:hideMark/>
          </w:tcPr>
          <w:p w14:paraId="738A5ECF" w14:textId="77777777" w:rsidR="00D422AD" w:rsidRPr="007C1616" w:rsidRDefault="00D422AD" w:rsidP="00A852CF">
            <w:pPr>
              <w:spacing w:after="120"/>
              <w:rPr>
                <w:rFonts w:eastAsia="Times New Roman"/>
                <w:color w:val="000000"/>
              </w:rPr>
            </w:pPr>
            <w:r w:rsidRPr="007C1616">
              <w:rPr>
                <w:rFonts w:eastAsia="Times New Roman"/>
                <w:color w:val="000000"/>
              </w:rPr>
              <w:t>Cs-134</w:t>
            </w:r>
            <w:r>
              <w:rPr>
                <w:rFonts w:eastAsia="Times New Roman"/>
              </w:rPr>
              <w:t>/Pu</w:t>
            </w:r>
          </w:p>
        </w:tc>
        <w:tc>
          <w:tcPr>
            <w:tcW w:w="4246" w:type="dxa"/>
            <w:shd w:val="clear" w:color="auto" w:fill="auto"/>
            <w:noWrap/>
            <w:vAlign w:val="bottom"/>
            <w:hideMark/>
          </w:tcPr>
          <w:p w14:paraId="1E642F00" w14:textId="77777777" w:rsidR="00D422AD" w:rsidRPr="007C1616" w:rsidRDefault="00D422AD" w:rsidP="00A852CF">
            <w:pPr>
              <w:spacing w:after="120"/>
              <w:jc w:val="right"/>
              <w:rPr>
                <w:rFonts w:eastAsia="Times New Roman"/>
                <w:color w:val="000000"/>
              </w:rPr>
            </w:pPr>
            <w:r>
              <w:rPr>
                <w:rFonts w:eastAsia="Times New Roman"/>
                <w:color w:val="000000"/>
              </w:rPr>
              <w:t>3.16</w:t>
            </w:r>
          </w:p>
        </w:tc>
      </w:tr>
      <w:tr w:rsidR="00D422AD" w:rsidRPr="007C1616" w14:paraId="4766E0B4" w14:textId="77777777" w:rsidTr="00A852CF">
        <w:trPr>
          <w:trHeight w:val="300"/>
          <w:jc w:val="center"/>
        </w:trPr>
        <w:tc>
          <w:tcPr>
            <w:tcW w:w="1587" w:type="dxa"/>
            <w:shd w:val="clear" w:color="auto" w:fill="auto"/>
            <w:noWrap/>
            <w:vAlign w:val="bottom"/>
            <w:hideMark/>
          </w:tcPr>
          <w:p w14:paraId="3895665E" w14:textId="77777777" w:rsidR="00D422AD" w:rsidRPr="007C1616" w:rsidRDefault="00D422AD" w:rsidP="00A852CF">
            <w:pPr>
              <w:spacing w:after="120"/>
              <w:rPr>
                <w:rFonts w:eastAsia="Times New Roman"/>
              </w:rPr>
            </w:pPr>
            <w:r w:rsidRPr="007C1616">
              <w:rPr>
                <w:rFonts w:eastAsia="Times New Roman"/>
              </w:rPr>
              <w:t>Sb-125</w:t>
            </w:r>
            <w:r>
              <w:rPr>
                <w:rFonts w:eastAsia="Times New Roman"/>
              </w:rPr>
              <w:t>/Pu</w:t>
            </w:r>
          </w:p>
        </w:tc>
        <w:tc>
          <w:tcPr>
            <w:tcW w:w="4246" w:type="dxa"/>
            <w:shd w:val="clear" w:color="auto" w:fill="auto"/>
            <w:noWrap/>
            <w:vAlign w:val="bottom"/>
            <w:hideMark/>
          </w:tcPr>
          <w:p w14:paraId="5685003C" w14:textId="77777777" w:rsidR="00D422AD" w:rsidRPr="007C1616" w:rsidRDefault="00D422AD" w:rsidP="00A852CF">
            <w:pPr>
              <w:spacing w:after="120"/>
              <w:jc w:val="right"/>
              <w:rPr>
                <w:rFonts w:eastAsia="Times New Roman"/>
              </w:rPr>
            </w:pPr>
            <w:r>
              <w:rPr>
                <w:rFonts w:eastAsia="Times New Roman"/>
              </w:rPr>
              <w:t>5.93</w:t>
            </w:r>
          </w:p>
        </w:tc>
      </w:tr>
      <w:tr w:rsidR="00D422AD" w:rsidRPr="007C1616" w14:paraId="0211B253" w14:textId="77777777" w:rsidTr="00A852CF">
        <w:trPr>
          <w:trHeight w:val="300"/>
          <w:jc w:val="center"/>
        </w:trPr>
        <w:tc>
          <w:tcPr>
            <w:tcW w:w="1587" w:type="dxa"/>
            <w:shd w:val="clear" w:color="auto" w:fill="auto"/>
            <w:noWrap/>
            <w:vAlign w:val="bottom"/>
            <w:hideMark/>
          </w:tcPr>
          <w:p w14:paraId="50C72A3D" w14:textId="77777777" w:rsidR="00D422AD" w:rsidRPr="007C1616" w:rsidRDefault="00D422AD" w:rsidP="00A852CF">
            <w:pPr>
              <w:spacing w:after="120"/>
              <w:rPr>
                <w:rFonts w:eastAsia="Times New Roman"/>
                <w:color w:val="000000"/>
              </w:rPr>
            </w:pPr>
            <w:r w:rsidRPr="007C1616">
              <w:rPr>
                <w:rFonts w:eastAsia="Times New Roman"/>
                <w:color w:val="000000"/>
              </w:rPr>
              <w:t>Eu-154</w:t>
            </w:r>
            <w:r>
              <w:rPr>
                <w:rFonts w:eastAsia="Times New Roman"/>
              </w:rPr>
              <w:t>/Pu</w:t>
            </w:r>
          </w:p>
        </w:tc>
        <w:tc>
          <w:tcPr>
            <w:tcW w:w="4246" w:type="dxa"/>
            <w:shd w:val="clear" w:color="auto" w:fill="auto"/>
            <w:noWrap/>
            <w:vAlign w:val="bottom"/>
            <w:hideMark/>
          </w:tcPr>
          <w:p w14:paraId="03AC3FA1" w14:textId="77777777" w:rsidR="00D422AD" w:rsidRPr="007C1616" w:rsidRDefault="00D422AD" w:rsidP="00D422AD">
            <w:pPr>
              <w:spacing w:after="120"/>
              <w:jc w:val="right"/>
              <w:rPr>
                <w:rFonts w:eastAsia="Times New Roman"/>
                <w:color w:val="000000"/>
              </w:rPr>
            </w:pPr>
            <w:r w:rsidRPr="007C1616">
              <w:rPr>
                <w:rFonts w:eastAsia="Times New Roman"/>
                <w:color w:val="000000"/>
              </w:rPr>
              <w:t>3.</w:t>
            </w:r>
            <w:r>
              <w:rPr>
                <w:rFonts w:eastAsia="Times New Roman"/>
                <w:color w:val="000000"/>
              </w:rPr>
              <w:t>72</w:t>
            </w:r>
          </w:p>
        </w:tc>
      </w:tr>
      <w:tr w:rsidR="00D422AD" w:rsidRPr="007C1616" w14:paraId="2A0CEA97" w14:textId="77777777" w:rsidTr="00A852CF">
        <w:trPr>
          <w:trHeight w:val="300"/>
          <w:jc w:val="center"/>
        </w:trPr>
        <w:tc>
          <w:tcPr>
            <w:tcW w:w="5833" w:type="dxa"/>
            <w:gridSpan w:val="2"/>
            <w:shd w:val="clear" w:color="auto" w:fill="auto"/>
            <w:noWrap/>
            <w:vAlign w:val="bottom"/>
            <w:hideMark/>
          </w:tcPr>
          <w:p w14:paraId="7BF2BB6B" w14:textId="77777777" w:rsidR="00D422AD" w:rsidRPr="00D422AD" w:rsidRDefault="00D422AD" w:rsidP="00A852CF">
            <w:pPr>
              <w:spacing w:after="120"/>
              <w:rPr>
                <w:rFonts w:eastAsia="Times New Roman"/>
                <w:b/>
                <w:bCs/>
                <w:color w:val="000000"/>
              </w:rPr>
            </w:pPr>
            <w:r w:rsidRPr="007C1616">
              <w:rPr>
                <w:rFonts w:eastAsia="Times New Roman"/>
                <w:b/>
                <w:bCs/>
                <w:color w:val="000000"/>
              </w:rPr>
              <w:t>Mass Spec.</w:t>
            </w:r>
          </w:p>
        </w:tc>
      </w:tr>
      <w:tr w:rsidR="00D422AD" w:rsidRPr="007C1616" w14:paraId="12AE83E9" w14:textId="77777777" w:rsidTr="00A852CF">
        <w:trPr>
          <w:trHeight w:val="300"/>
          <w:jc w:val="center"/>
        </w:trPr>
        <w:tc>
          <w:tcPr>
            <w:tcW w:w="1587" w:type="dxa"/>
            <w:shd w:val="clear" w:color="auto" w:fill="auto"/>
            <w:noWrap/>
            <w:vAlign w:val="bottom"/>
            <w:hideMark/>
          </w:tcPr>
          <w:p w14:paraId="4C9070DB" w14:textId="77777777" w:rsidR="00D422AD" w:rsidRPr="007C1616" w:rsidRDefault="00D422AD" w:rsidP="00A852CF">
            <w:pPr>
              <w:spacing w:after="120"/>
              <w:rPr>
                <w:rFonts w:eastAsia="Times New Roman"/>
                <w:color w:val="000000"/>
              </w:rPr>
            </w:pPr>
            <w:r w:rsidRPr="007C1616">
              <w:rPr>
                <w:rFonts w:eastAsia="Times New Roman"/>
                <w:color w:val="000000"/>
              </w:rPr>
              <w:t>Rb-85</w:t>
            </w:r>
            <w:r>
              <w:rPr>
                <w:rFonts w:eastAsia="Times New Roman"/>
              </w:rPr>
              <w:t>/Pu</w:t>
            </w:r>
          </w:p>
        </w:tc>
        <w:tc>
          <w:tcPr>
            <w:tcW w:w="4246" w:type="dxa"/>
            <w:shd w:val="clear" w:color="auto" w:fill="auto"/>
            <w:noWrap/>
            <w:vAlign w:val="bottom"/>
            <w:hideMark/>
          </w:tcPr>
          <w:p w14:paraId="5C465EC5" w14:textId="77777777" w:rsidR="00D422AD" w:rsidRPr="007C1616" w:rsidRDefault="00D422AD" w:rsidP="00D422AD">
            <w:pPr>
              <w:spacing w:after="120"/>
              <w:jc w:val="right"/>
              <w:rPr>
                <w:rFonts w:eastAsia="Times New Roman"/>
                <w:color w:val="000000"/>
              </w:rPr>
            </w:pPr>
            <w:r w:rsidRPr="007C1616">
              <w:rPr>
                <w:rFonts w:eastAsia="Times New Roman"/>
                <w:color w:val="000000"/>
              </w:rPr>
              <w:t>19.</w:t>
            </w:r>
            <w:r>
              <w:rPr>
                <w:rFonts w:eastAsia="Times New Roman"/>
                <w:color w:val="000000"/>
              </w:rPr>
              <w:t>00</w:t>
            </w:r>
          </w:p>
        </w:tc>
      </w:tr>
      <w:tr w:rsidR="00D422AD" w:rsidRPr="007C1616" w14:paraId="1E90D294" w14:textId="77777777" w:rsidTr="00A852CF">
        <w:trPr>
          <w:trHeight w:val="300"/>
          <w:jc w:val="center"/>
        </w:trPr>
        <w:tc>
          <w:tcPr>
            <w:tcW w:w="1587" w:type="dxa"/>
            <w:shd w:val="clear" w:color="auto" w:fill="auto"/>
            <w:noWrap/>
            <w:vAlign w:val="bottom"/>
            <w:hideMark/>
          </w:tcPr>
          <w:p w14:paraId="4C073B0A" w14:textId="77777777" w:rsidR="00D422AD" w:rsidRPr="007C1616" w:rsidRDefault="00D422AD" w:rsidP="00A852CF">
            <w:pPr>
              <w:spacing w:after="120"/>
              <w:rPr>
                <w:rFonts w:eastAsia="Times New Roman"/>
              </w:rPr>
            </w:pPr>
            <w:r w:rsidRPr="007C1616">
              <w:rPr>
                <w:rFonts w:eastAsia="Times New Roman"/>
              </w:rPr>
              <w:t>Sr-90</w:t>
            </w:r>
            <w:r>
              <w:rPr>
                <w:rFonts w:eastAsia="Times New Roman"/>
              </w:rPr>
              <w:t>/Pu</w:t>
            </w:r>
          </w:p>
        </w:tc>
        <w:tc>
          <w:tcPr>
            <w:tcW w:w="4246" w:type="dxa"/>
            <w:shd w:val="clear" w:color="auto" w:fill="auto"/>
            <w:noWrap/>
            <w:vAlign w:val="bottom"/>
            <w:hideMark/>
          </w:tcPr>
          <w:p w14:paraId="4C70CDB7" w14:textId="77777777" w:rsidR="00D422AD" w:rsidRPr="007C1616" w:rsidRDefault="00D422AD" w:rsidP="00D422AD">
            <w:pPr>
              <w:spacing w:after="120"/>
              <w:jc w:val="right"/>
              <w:rPr>
                <w:rFonts w:eastAsia="Times New Roman"/>
              </w:rPr>
            </w:pPr>
            <w:r w:rsidRPr="007C1616">
              <w:rPr>
                <w:rFonts w:eastAsia="Times New Roman"/>
              </w:rPr>
              <w:t>2</w:t>
            </w:r>
            <w:r>
              <w:rPr>
                <w:rFonts w:eastAsia="Times New Roman"/>
              </w:rPr>
              <w:t>2</w:t>
            </w:r>
            <w:r w:rsidRPr="007C1616">
              <w:rPr>
                <w:rFonts w:eastAsia="Times New Roman"/>
              </w:rPr>
              <w:t>.</w:t>
            </w:r>
            <w:r>
              <w:rPr>
                <w:rFonts w:eastAsia="Times New Roman"/>
              </w:rPr>
              <w:t>2</w:t>
            </w:r>
            <w:r w:rsidRPr="007C1616">
              <w:rPr>
                <w:rFonts w:eastAsia="Times New Roman"/>
              </w:rPr>
              <w:t>9</w:t>
            </w:r>
          </w:p>
        </w:tc>
      </w:tr>
      <w:tr w:rsidR="00D422AD" w:rsidRPr="007C1616" w14:paraId="5CAB8C50" w14:textId="77777777" w:rsidTr="00A852CF">
        <w:trPr>
          <w:trHeight w:val="300"/>
          <w:jc w:val="center"/>
        </w:trPr>
        <w:tc>
          <w:tcPr>
            <w:tcW w:w="1587" w:type="dxa"/>
            <w:shd w:val="clear" w:color="auto" w:fill="auto"/>
            <w:noWrap/>
            <w:vAlign w:val="bottom"/>
            <w:hideMark/>
          </w:tcPr>
          <w:p w14:paraId="34EB3D3A" w14:textId="77777777" w:rsidR="00D422AD" w:rsidRPr="007C1616" w:rsidRDefault="00D422AD" w:rsidP="00A852CF">
            <w:pPr>
              <w:spacing w:after="120"/>
              <w:rPr>
                <w:rFonts w:eastAsia="Times New Roman"/>
                <w:color w:val="000000"/>
              </w:rPr>
            </w:pPr>
            <w:r w:rsidRPr="007C1616">
              <w:rPr>
                <w:rFonts w:eastAsia="Times New Roman"/>
                <w:color w:val="000000"/>
              </w:rPr>
              <w:t>Nd-148</w:t>
            </w:r>
            <w:r>
              <w:rPr>
                <w:rFonts w:eastAsia="Times New Roman"/>
              </w:rPr>
              <w:t>/Pu</w:t>
            </w:r>
          </w:p>
        </w:tc>
        <w:tc>
          <w:tcPr>
            <w:tcW w:w="4246" w:type="dxa"/>
            <w:shd w:val="clear" w:color="auto" w:fill="auto"/>
            <w:noWrap/>
            <w:vAlign w:val="bottom"/>
            <w:hideMark/>
          </w:tcPr>
          <w:p w14:paraId="3F989C28" w14:textId="77777777" w:rsidR="00D422AD" w:rsidRPr="007C1616" w:rsidRDefault="00D422AD" w:rsidP="00D422AD">
            <w:pPr>
              <w:spacing w:after="120"/>
              <w:jc w:val="right"/>
              <w:rPr>
                <w:rFonts w:eastAsia="Times New Roman"/>
                <w:color w:val="000000"/>
              </w:rPr>
            </w:pPr>
            <w:r w:rsidRPr="007C1616">
              <w:rPr>
                <w:rFonts w:eastAsia="Times New Roman"/>
                <w:color w:val="000000"/>
              </w:rPr>
              <w:t>12.5</w:t>
            </w:r>
            <w:r>
              <w:rPr>
                <w:rFonts w:eastAsia="Times New Roman"/>
                <w:color w:val="000000"/>
              </w:rPr>
              <w:t>1</w:t>
            </w:r>
          </w:p>
        </w:tc>
      </w:tr>
      <w:tr w:rsidR="00D422AD" w:rsidRPr="007C1616" w14:paraId="10D73EF4" w14:textId="77777777" w:rsidTr="00A852CF">
        <w:trPr>
          <w:trHeight w:val="300"/>
          <w:jc w:val="center"/>
        </w:trPr>
        <w:tc>
          <w:tcPr>
            <w:tcW w:w="1587" w:type="dxa"/>
            <w:shd w:val="clear" w:color="auto" w:fill="auto"/>
            <w:noWrap/>
            <w:vAlign w:val="bottom"/>
            <w:hideMark/>
          </w:tcPr>
          <w:p w14:paraId="3C32B47A" w14:textId="77777777" w:rsidR="00D422AD" w:rsidRPr="007C1616" w:rsidRDefault="00D422AD" w:rsidP="00A852CF">
            <w:pPr>
              <w:spacing w:after="120"/>
              <w:rPr>
                <w:rFonts w:eastAsia="Times New Roman"/>
              </w:rPr>
            </w:pPr>
            <w:r w:rsidRPr="007C1616">
              <w:rPr>
                <w:rFonts w:eastAsia="Times New Roman"/>
              </w:rPr>
              <w:t>Pm-147</w:t>
            </w:r>
            <w:r>
              <w:rPr>
                <w:rFonts w:eastAsia="Times New Roman"/>
              </w:rPr>
              <w:t>/Pu</w:t>
            </w:r>
          </w:p>
        </w:tc>
        <w:tc>
          <w:tcPr>
            <w:tcW w:w="4246" w:type="dxa"/>
            <w:shd w:val="clear" w:color="auto" w:fill="auto"/>
            <w:noWrap/>
            <w:vAlign w:val="bottom"/>
            <w:hideMark/>
          </w:tcPr>
          <w:p w14:paraId="004276E1" w14:textId="77777777" w:rsidR="00D422AD" w:rsidRPr="007C1616" w:rsidRDefault="00D422AD" w:rsidP="00A852CF">
            <w:pPr>
              <w:spacing w:after="120"/>
              <w:jc w:val="right"/>
              <w:rPr>
                <w:rFonts w:eastAsia="Times New Roman"/>
              </w:rPr>
            </w:pPr>
            <w:r w:rsidRPr="007C1616">
              <w:rPr>
                <w:rFonts w:eastAsia="Times New Roman"/>
              </w:rPr>
              <w:t>15.4</w:t>
            </w:r>
            <w:r>
              <w:rPr>
                <w:rFonts w:eastAsia="Times New Roman"/>
              </w:rPr>
              <w:t>8</w:t>
            </w:r>
          </w:p>
        </w:tc>
      </w:tr>
      <w:tr w:rsidR="00D422AD" w:rsidRPr="007C1616" w14:paraId="0639E51F" w14:textId="77777777" w:rsidTr="00A852CF">
        <w:trPr>
          <w:trHeight w:val="315"/>
          <w:jc w:val="center"/>
        </w:trPr>
        <w:tc>
          <w:tcPr>
            <w:tcW w:w="1587" w:type="dxa"/>
            <w:shd w:val="clear" w:color="auto" w:fill="auto"/>
            <w:noWrap/>
            <w:vAlign w:val="bottom"/>
            <w:hideMark/>
          </w:tcPr>
          <w:p w14:paraId="2C96C65F" w14:textId="77777777" w:rsidR="00D422AD" w:rsidRPr="007C1616" w:rsidRDefault="00D422AD" w:rsidP="00A852CF">
            <w:pPr>
              <w:spacing w:after="120"/>
              <w:rPr>
                <w:rFonts w:eastAsia="Times New Roman"/>
                <w:color w:val="000000"/>
              </w:rPr>
            </w:pPr>
            <w:r w:rsidRPr="007C1616">
              <w:rPr>
                <w:rFonts w:eastAsia="Times New Roman"/>
                <w:color w:val="000000"/>
              </w:rPr>
              <w:t>Sm-150</w:t>
            </w:r>
            <w:r>
              <w:rPr>
                <w:rFonts w:eastAsia="Times New Roman"/>
              </w:rPr>
              <w:t>/Pu</w:t>
            </w:r>
          </w:p>
        </w:tc>
        <w:tc>
          <w:tcPr>
            <w:tcW w:w="4246" w:type="dxa"/>
            <w:shd w:val="clear" w:color="auto" w:fill="auto"/>
            <w:noWrap/>
            <w:vAlign w:val="bottom"/>
            <w:hideMark/>
          </w:tcPr>
          <w:p w14:paraId="2F450768" w14:textId="77777777" w:rsidR="00D422AD" w:rsidRPr="007C1616" w:rsidRDefault="00D422AD" w:rsidP="00D422AD">
            <w:pPr>
              <w:spacing w:after="120"/>
              <w:jc w:val="right"/>
              <w:rPr>
                <w:rFonts w:eastAsia="Times New Roman"/>
                <w:color w:val="000000"/>
              </w:rPr>
            </w:pPr>
            <w:r w:rsidRPr="007C1616">
              <w:rPr>
                <w:rFonts w:eastAsia="Times New Roman"/>
                <w:color w:val="000000"/>
              </w:rPr>
              <w:t>107.</w:t>
            </w:r>
            <w:r>
              <w:rPr>
                <w:rFonts w:eastAsia="Times New Roman"/>
                <w:color w:val="000000"/>
              </w:rPr>
              <w:t>99</w:t>
            </w:r>
          </w:p>
        </w:tc>
      </w:tr>
    </w:tbl>
    <w:p w14:paraId="76177C8C" w14:textId="77777777" w:rsidR="00B133FB" w:rsidRDefault="00B133FB" w:rsidP="00B133FB">
      <w:pPr>
        <w:spacing w:after="120"/>
        <w:ind w:left="548" w:hanging="8"/>
        <w:jc w:val="both"/>
      </w:pPr>
    </w:p>
    <w:p w14:paraId="139A6EAA" w14:textId="41A9CB9D" w:rsidR="000E2A9A" w:rsidRDefault="000E2A9A" w:rsidP="00D1447C">
      <w:pPr>
        <w:spacing w:after="120"/>
        <w:ind w:left="548" w:hanging="8"/>
        <w:jc w:val="both"/>
      </w:pPr>
      <w:r>
        <w:t xml:space="preserve"> </w:t>
      </w:r>
      <w:r w:rsidR="006D474D">
        <w:t xml:space="preserve">In addition to </w:t>
      </w:r>
      <w:r w:rsidR="00155F1C">
        <w:t xml:space="preserve">the </w:t>
      </w:r>
      <w:r w:rsidR="006D474D">
        <w:t>fission product-to-</w:t>
      </w:r>
      <w:r w:rsidR="0044505B">
        <w:t>plutonium ratio</w:t>
      </w:r>
      <w:r w:rsidR="00155F1C">
        <w:t>s</w:t>
      </w:r>
      <w:r w:rsidR="0044505B">
        <w:t xml:space="preserve"> presented in Table 1, we also investigated the ratios of </w:t>
      </w:r>
      <w:r w:rsidR="006D474D">
        <w:t xml:space="preserve">different isotopes of the same </w:t>
      </w:r>
      <w:r w:rsidR="0044505B">
        <w:t xml:space="preserve">fission product element to </w:t>
      </w:r>
      <w:r w:rsidR="0044505B">
        <w:lastRenderedPageBreak/>
        <w:t xml:space="preserve">plutonium (Table 2) to eliminate the </w:t>
      </w:r>
      <w:r w:rsidR="006D474D">
        <w:t xml:space="preserve">potential </w:t>
      </w:r>
      <w:r w:rsidR="0044505B">
        <w:t>differences in decontamination factor (10</w:t>
      </w:r>
      <w:r w:rsidR="0044505B" w:rsidRPr="0044505B">
        <w:rPr>
          <w:vertAlign w:val="superscript"/>
        </w:rPr>
        <w:t>6</w:t>
      </w:r>
      <w:r w:rsidR="0044505B">
        <w:t xml:space="preserve"> </w:t>
      </w:r>
      <w:r w:rsidR="006D474D">
        <w:t>assumed constant</w:t>
      </w:r>
      <w:r w:rsidR="0044505B">
        <w:t xml:space="preserve"> to generate Table 1) between the chemical elements.</w:t>
      </w:r>
    </w:p>
    <w:p w14:paraId="2694306C" w14:textId="58506556" w:rsidR="00934A1D" w:rsidRDefault="00934A1D" w:rsidP="00934A1D">
      <w:pPr>
        <w:spacing w:after="120"/>
        <w:ind w:left="548" w:hanging="8"/>
        <w:jc w:val="center"/>
      </w:pPr>
      <w:r>
        <w:rPr>
          <w:b/>
        </w:rPr>
        <w:t>Table-</w:t>
      </w:r>
      <w:r>
        <w:t xml:space="preserve">2: </w:t>
      </w:r>
      <w:r w:rsidR="002D3251">
        <w:t>Ratio (CANDU-to-FBR) of Same Chemical Element Fission Product Contaminant Mass per Kilogram of Separated Plutonium with a PUREX Decontamination Factor of 10</w:t>
      </w:r>
      <w:r w:rsidR="002D3251" w:rsidRPr="009D3219">
        <w:rPr>
          <w:vertAlign w:val="superscript"/>
        </w:rPr>
        <w:t>6</w:t>
      </w:r>
    </w:p>
    <w:tbl>
      <w:tblPr>
        <w:tblW w:w="58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7"/>
        <w:gridCol w:w="4246"/>
      </w:tblGrid>
      <w:tr w:rsidR="00934A1D" w:rsidRPr="007C1616" w14:paraId="5376A329" w14:textId="77777777" w:rsidTr="00A852CF">
        <w:trPr>
          <w:trHeight w:val="300"/>
          <w:jc w:val="center"/>
        </w:trPr>
        <w:tc>
          <w:tcPr>
            <w:tcW w:w="1587" w:type="dxa"/>
            <w:vMerge w:val="restart"/>
            <w:shd w:val="clear" w:color="auto" w:fill="auto"/>
            <w:noWrap/>
            <w:vAlign w:val="bottom"/>
            <w:hideMark/>
          </w:tcPr>
          <w:p w14:paraId="44544FBD" w14:textId="77777777" w:rsidR="00934A1D" w:rsidRPr="007C1616" w:rsidRDefault="00934A1D" w:rsidP="00A852CF">
            <w:pPr>
              <w:spacing w:after="120"/>
              <w:rPr>
                <w:rFonts w:eastAsia="Times New Roman"/>
                <w:color w:val="000000"/>
              </w:rPr>
            </w:pPr>
            <w:r w:rsidRPr="007C1616">
              <w:rPr>
                <w:rFonts w:eastAsia="Times New Roman"/>
                <w:color w:val="000000"/>
              </w:rPr>
              <w:t> </w:t>
            </w:r>
          </w:p>
          <w:p w14:paraId="7183EF75" w14:textId="77777777" w:rsidR="00934A1D" w:rsidRPr="007C1616" w:rsidRDefault="00934A1D" w:rsidP="00A852CF">
            <w:pPr>
              <w:spacing w:after="120"/>
              <w:rPr>
                <w:rFonts w:eastAsia="Times New Roman"/>
                <w:color w:val="000000"/>
              </w:rPr>
            </w:pPr>
            <w:r w:rsidRPr="007C1616">
              <w:rPr>
                <w:rFonts w:eastAsia="Times New Roman"/>
                <w:b/>
                <w:bCs/>
                <w:color w:val="000000"/>
              </w:rPr>
              <w:t>Isotope</w:t>
            </w:r>
            <w:r w:rsidR="0083171F">
              <w:rPr>
                <w:rFonts w:eastAsia="Times New Roman"/>
                <w:b/>
                <w:bCs/>
                <w:color w:val="000000"/>
              </w:rPr>
              <w:t xml:space="preserve"> Ratio of Same Element</w:t>
            </w:r>
          </w:p>
        </w:tc>
        <w:tc>
          <w:tcPr>
            <w:tcW w:w="4246" w:type="dxa"/>
            <w:shd w:val="clear" w:color="auto" w:fill="auto"/>
            <w:noWrap/>
            <w:vAlign w:val="bottom"/>
            <w:hideMark/>
          </w:tcPr>
          <w:p w14:paraId="6D86479F" w14:textId="77777777" w:rsidR="00934A1D" w:rsidRPr="007C1616" w:rsidRDefault="00934A1D" w:rsidP="00A852CF">
            <w:pPr>
              <w:spacing w:after="120"/>
              <w:jc w:val="center"/>
              <w:rPr>
                <w:rFonts w:eastAsia="Times New Roman"/>
                <w:b/>
                <w:color w:val="000000"/>
              </w:rPr>
            </w:pPr>
            <w:r w:rsidRPr="007C1616">
              <w:rPr>
                <w:rFonts w:eastAsia="Times New Roman"/>
                <w:b/>
                <w:color w:val="000000"/>
              </w:rPr>
              <w:t>Ratios</w:t>
            </w:r>
          </w:p>
        </w:tc>
      </w:tr>
      <w:tr w:rsidR="00934A1D" w:rsidRPr="007C1616" w14:paraId="411AF3D0" w14:textId="77777777" w:rsidTr="00A852CF">
        <w:trPr>
          <w:trHeight w:val="1545"/>
          <w:jc w:val="center"/>
        </w:trPr>
        <w:tc>
          <w:tcPr>
            <w:tcW w:w="1587" w:type="dxa"/>
            <w:vMerge/>
            <w:shd w:val="clear" w:color="auto" w:fill="auto"/>
            <w:noWrap/>
            <w:vAlign w:val="bottom"/>
            <w:hideMark/>
          </w:tcPr>
          <w:p w14:paraId="095E343D" w14:textId="77777777" w:rsidR="00934A1D" w:rsidRPr="007C1616" w:rsidRDefault="00934A1D" w:rsidP="00A852CF">
            <w:pPr>
              <w:spacing w:after="120"/>
              <w:rPr>
                <w:rFonts w:eastAsia="Times New Roman"/>
                <w:b/>
                <w:bCs/>
                <w:color w:val="000000"/>
              </w:rPr>
            </w:pPr>
          </w:p>
        </w:tc>
        <w:tc>
          <w:tcPr>
            <w:tcW w:w="4246" w:type="dxa"/>
            <w:shd w:val="clear" w:color="auto" w:fill="auto"/>
            <w:vAlign w:val="center"/>
            <w:hideMark/>
          </w:tcPr>
          <w:p w14:paraId="7E06C18D" w14:textId="77777777" w:rsidR="00934A1D" w:rsidRPr="007C1616" w:rsidRDefault="00934A1D" w:rsidP="00A852CF">
            <w:pPr>
              <w:spacing w:after="120"/>
              <w:rPr>
                <w:rFonts w:eastAsia="Times New Roman"/>
                <w:b/>
                <w:bCs/>
                <w:color w:val="000000"/>
              </w:rPr>
            </w:pPr>
            <w:r>
              <w:rPr>
                <w:rFonts w:eastAsia="Times New Roman"/>
                <w:b/>
                <w:bCs/>
                <w:color w:val="000000"/>
              </w:rPr>
              <w:t xml:space="preserve">CANDU/FBR </w:t>
            </w:r>
            <w:r w:rsidRPr="007C1616">
              <w:rPr>
                <w:rFonts w:eastAsia="Times New Roman"/>
                <w:b/>
                <w:bCs/>
                <w:color w:val="000000"/>
              </w:rPr>
              <w:t>Expected Mass</w:t>
            </w:r>
            <w:r>
              <w:rPr>
                <w:rFonts w:eastAsia="Times New Roman"/>
                <w:b/>
                <w:bCs/>
                <w:color w:val="000000"/>
              </w:rPr>
              <w:t xml:space="preserve"> Ratios</w:t>
            </w:r>
          </w:p>
          <w:p w14:paraId="643C43AB" w14:textId="77777777" w:rsidR="00934A1D" w:rsidRDefault="00934A1D" w:rsidP="00A852CF">
            <w:pPr>
              <w:spacing w:after="120"/>
              <w:jc w:val="center"/>
              <w:rPr>
                <w:rFonts w:eastAsia="Times New Roman"/>
                <w:b/>
                <w:bCs/>
                <w:color w:val="000000"/>
              </w:rPr>
            </w:pPr>
            <w:r>
              <w:rPr>
                <w:rFonts w:eastAsia="Times New Roman"/>
                <w:b/>
                <w:bCs/>
                <w:color w:val="000000"/>
              </w:rPr>
              <w:t>For example:</w:t>
            </w:r>
          </w:p>
          <w:p w14:paraId="76FCE44A" w14:textId="77777777" w:rsidR="0083171F" w:rsidRDefault="0083171F" w:rsidP="00A852CF">
            <w:pPr>
              <w:spacing w:after="120"/>
              <w:jc w:val="center"/>
              <w:rPr>
                <w:rFonts w:eastAsia="Times New Roman"/>
                <w:b/>
                <w:bCs/>
                <w:color w:val="000000"/>
              </w:rPr>
            </w:pPr>
            <w:r w:rsidRPr="00934A1D">
              <w:rPr>
                <w:rFonts w:eastAsia="Times New Roman"/>
                <w:b/>
                <w:bCs/>
                <w:color w:val="000000"/>
                <w:position w:val="-50"/>
              </w:rPr>
              <w:object w:dxaOrig="1820" w:dyaOrig="1100" w14:anchorId="34DAB765">
                <v:shape id="_x0000_i1026" type="#_x0000_t75" style="width:91pt;height:54.7pt" o:ole="">
                  <v:imagedata r:id="rId15" o:title=""/>
                </v:shape>
                <o:OLEObject Type="Embed" ProgID="Equation.3" ShapeID="_x0000_i1026" DrawAspect="Content" ObjectID="_1494012026" r:id="rId16"/>
              </w:object>
            </w:r>
          </w:p>
          <w:p w14:paraId="5ECEDDAC" w14:textId="77777777" w:rsidR="00934A1D" w:rsidRPr="007C1616" w:rsidRDefault="00934A1D" w:rsidP="00A852CF">
            <w:pPr>
              <w:spacing w:after="120"/>
              <w:jc w:val="center"/>
              <w:rPr>
                <w:rFonts w:eastAsia="Times New Roman"/>
                <w:b/>
                <w:bCs/>
                <w:color w:val="000000"/>
              </w:rPr>
            </w:pPr>
          </w:p>
        </w:tc>
      </w:tr>
      <w:tr w:rsidR="00934A1D" w:rsidRPr="007C1616" w14:paraId="23217E9C" w14:textId="77777777" w:rsidTr="00A852CF">
        <w:trPr>
          <w:trHeight w:val="300"/>
          <w:jc w:val="center"/>
        </w:trPr>
        <w:tc>
          <w:tcPr>
            <w:tcW w:w="1587" w:type="dxa"/>
            <w:shd w:val="clear" w:color="auto" w:fill="auto"/>
            <w:noWrap/>
            <w:vAlign w:val="bottom"/>
            <w:hideMark/>
          </w:tcPr>
          <w:p w14:paraId="420854B8" w14:textId="77777777" w:rsidR="00934A1D" w:rsidRPr="007C1616" w:rsidRDefault="0083171F" w:rsidP="00A852CF">
            <w:pPr>
              <w:spacing w:after="120"/>
              <w:rPr>
                <w:rFonts w:eastAsia="Times New Roman"/>
                <w:color w:val="000000"/>
              </w:rPr>
            </w:pPr>
            <w:r w:rsidRPr="0083171F">
              <w:rPr>
                <w:rFonts w:eastAsia="Times New Roman"/>
                <w:color w:val="000000"/>
                <w:vertAlign w:val="superscript"/>
              </w:rPr>
              <w:t>134</w:t>
            </w:r>
            <w:r>
              <w:rPr>
                <w:rFonts w:eastAsia="Times New Roman"/>
                <w:color w:val="000000"/>
              </w:rPr>
              <w:t>Cs/</w:t>
            </w:r>
            <w:r w:rsidRPr="0083171F">
              <w:rPr>
                <w:rFonts w:eastAsia="Times New Roman"/>
                <w:color w:val="000000"/>
                <w:vertAlign w:val="superscript"/>
              </w:rPr>
              <w:t>137</w:t>
            </w:r>
            <w:r>
              <w:rPr>
                <w:rFonts w:eastAsia="Times New Roman"/>
                <w:color w:val="000000"/>
              </w:rPr>
              <w:t>Cs</w:t>
            </w:r>
          </w:p>
        </w:tc>
        <w:tc>
          <w:tcPr>
            <w:tcW w:w="4246" w:type="dxa"/>
            <w:shd w:val="clear" w:color="auto" w:fill="auto"/>
            <w:noWrap/>
            <w:vAlign w:val="bottom"/>
            <w:hideMark/>
          </w:tcPr>
          <w:p w14:paraId="54A6EEBC" w14:textId="77777777" w:rsidR="00934A1D" w:rsidRPr="007C1616" w:rsidRDefault="0083171F" w:rsidP="00A852CF">
            <w:pPr>
              <w:spacing w:after="120"/>
              <w:jc w:val="right"/>
              <w:rPr>
                <w:rFonts w:eastAsia="Times New Roman"/>
                <w:color w:val="000000"/>
              </w:rPr>
            </w:pPr>
            <w:r>
              <w:rPr>
                <w:rFonts w:eastAsia="Times New Roman"/>
                <w:color w:val="000000"/>
              </w:rPr>
              <w:t>0.25</w:t>
            </w:r>
          </w:p>
        </w:tc>
      </w:tr>
      <w:tr w:rsidR="00934A1D" w:rsidRPr="007C1616" w14:paraId="107F56FA" w14:textId="77777777" w:rsidTr="00A852CF">
        <w:trPr>
          <w:trHeight w:val="300"/>
          <w:jc w:val="center"/>
        </w:trPr>
        <w:tc>
          <w:tcPr>
            <w:tcW w:w="1587" w:type="dxa"/>
            <w:shd w:val="clear" w:color="auto" w:fill="auto"/>
            <w:noWrap/>
            <w:vAlign w:val="bottom"/>
            <w:hideMark/>
          </w:tcPr>
          <w:p w14:paraId="5702F81E" w14:textId="77777777" w:rsidR="00934A1D" w:rsidRPr="007C1616" w:rsidRDefault="0083171F" w:rsidP="0083171F">
            <w:pPr>
              <w:spacing w:after="120"/>
              <w:rPr>
                <w:rFonts w:eastAsia="Times New Roman"/>
              </w:rPr>
            </w:pPr>
            <w:r w:rsidRPr="0083171F">
              <w:rPr>
                <w:rFonts w:eastAsia="Times New Roman"/>
                <w:color w:val="000000"/>
                <w:vertAlign w:val="superscript"/>
              </w:rPr>
              <w:t>1</w:t>
            </w:r>
            <w:r>
              <w:rPr>
                <w:rFonts w:eastAsia="Times New Roman"/>
                <w:color w:val="000000"/>
                <w:vertAlign w:val="superscript"/>
              </w:rPr>
              <w:t>4</w:t>
            </w:r>
            <w:r w:rsidRPr="0083171F">
              <w:rPr>
                <w:rFonts w:eastAsia="Times New Roman"/>
                <w:color w:val="000000"/>
                <w:vertAlign w:val="superscript"/>
              </w:rPr>
              <w:t>4</w:t>
            </w:r>
            <w:r>
              <w:rPr>
                <w:rFonts w:eastAsia="Times New Roman"/>
                <w:color w:val="000000"/>
              </w:rPr>
              <w:t>Ce/</w:t>
            </w:r>
            <w:r w:rsidRPr="0083171F">
              <w:rPr>
                <w:rFonts w:eastAsia="Times New Roman"/>
                <w:color w:val="000000"/>
                <w:vertAlign w:val="superscript"/>
              </w:rPr>
              <w:t>1</w:t>
            </w:r>
            <w:r>
              <w:rPr>
                <w:rFonts w:eastAsia="Times New Roman"/>
                <w:color w:val="000000"/>
                <w:vertAlign w:val="superscript"/>
              </w:rPr>
              <w:t>42</w:t>
            </w:r>
            <w:r>
              <w:rPr>
                <w:rFonts w:eastAsia="Times New Roman"/>
                <w:color w:val="000000"/>
              </w:rPr>
              <w:t>Ce</w:t>
            </w:r>
          </w:p>
        </w:tc>
        <w:tc>
          <w:tcPr>
            <w:tcW w:w="4246" w:type="dxa"/>
            <w:shd w:val="clear" w:color="auto" w:fill="auto"/>
            <w:noWrap/>
            <w:vAlign w:val="bottom"/>
            <w:hideMark/>
          </w:tcPr>
          <w:p w14:paraId="27F581BF" w14:textId="77777777" w:rsidR="00934A1D" w:rsidRPr="007C1616" w:rsidRDefault="0083171F" w:rsidP="00A852CF">
            <w:pPr>
              <w:spacing w:after="120"/>
              <w:jc w:val="right"/>
              <w:rPr>
                <w:rFonts w:eastAsia="Times New Roman"/>
              </w:rPr>
            </w:pPr>
            <w:r>
              <w:rPr>
                <w:rFonts w:eastAsia="Times New Roman"/>
              </w:rPr>
              <w:t>1.92</w:t>
            </w:r>
          </w:p>
        </w:tc>
      </w:tr>
      <w:tr w:rsidR="0083171F" w:rsidRPr="007C1616" w14:paraId="0ED05CC4" w14:textId="77777777" w:rsidTr="00A852CF">
        <w:trPr>
          <w:trHeight w:val="300"/>
          <w:jc w:val="center"/>
        </w:trPr>
        <w:tc>
          <w:tcPr>
            <w:tcW w:w="1587" w:type="dxa"/>
            <w:shd w:val="clear" w:color="auto" w:fill="auto"/>
            <w:noWrap/>
            <w:vAlign w:val="bottom"/>
            <w:hideMark/>
          </w:tcPr>
          <w:p w14:paraId="00387F74" w14:textId="77777777" w:rsidR="0083171F" w:rsidRPr="007C1616" w:rsidRDefault="0083171F" w:rsidP="0083171F">
            <w:pPr>
              <w:spacing w:after="120"/>
              <w:rPr>
                <w:rFonts w:eastAsia="Times New Roman"/>
              </w:rPr>
            </w:pPr>
            <w:r w:rsidRPr="0083171F">
              <w:rPr>
                <w:rFonts w:eastAsia="Times New Roman"/>
                <w:color w:val="000000"/>
                <w:vertAlign w:val="superscript"/>
              </w:rPr>
              <w:t>1</w:t>
            </w:r>
            <w:r>
              <w:rPr>
                <w:rFonts w:eastAsia="Times New Roman"/>
                <w:color w:val="000000"/>
                <w:vertAlign w:val="superscript"/>
              </w:rPr>
              <w:t>50</w:t>
            </w:r>
            <w:r>
              <w:rPr>
                <w:rFonts w:eastAsia="Times New Roman"/>
                <w:color w:val="000000"/>
              </w:rPr>
              <w:t>Sm/</w:t>
            </w:r>
            <w:r w:rsidRPr="0083171F">
              <w:rPr>
                <w:rFonts w:eastAsia="Times New Roman"/>
                <w:color w:val="000000"/>
                <w:vertAlign w:val="superscript"/>
              </w:rPr>
              <w:t>1</w:t>
            </w:r>
            <w:r>
              <w:rPr>
                <w:rFonts w:eastAsia="Times New Roman"/>
                <w:color w:val="000000"/>
                <w:vertAlign w:val="superscript"/>
              </w:rPr>
              <w:t>54</w:t>
            </w:r>
            <w:r>
              <w:rPr>
                <w:rFonts w:eastAsia="Times New Roman"/>
                <w:color w:val="000000"/>
              </w:rPr>
              <w:t>Sm</w:t>
            </w:r>
          </w:p>
        </w:tc>
        <w:tc>
          <w:tcPr>
            <w:tcW w:w="4246" w:type="dxa"/>
            <w:shd w:val="clear" w:color="auto" w:fill="auto"/>
            <w:noWrap/>
            <w:vAlign w:val="bottom"/>
            <w:hideMark/>
          </w:tcPr>
          <w:p w14:paraId="127E3553" w14:textId="77777777" w:rsidR="0083171F" w:rsidRPr="007C1616" w:rsidRDefault="0083171F" w:rsidP="00A852CF">
            <w:pPr>
              <w:spacing w:after="120"/>
              <w:jc w:val="right"/>
              <w:rPr>
                <w:rFonts w:eastAsia="Times New Roman"/>
              </w:rPr>
            </w:pPr>
            <w:r>
              <w:rPr>
                <w:rFonts w:eastAsia="Times New Roman"/>
              </w:rPr>
              <w:t>17.6</w:t>
            </w:r>
          </w:p>
        </w:tc>
      </w:tr>
      <w:tr w:rsidR="0083171F" w:rsidRPr="007C1616" w14:paraId="2A80E602" w14:textId="77777777" w:rsidTr="00A852CF">
        <w:trPr>
          <w:trHeight w:val="300"/>
          <w:jc w:val="center"/>
        </w:trPr>
        <w:tc>
          <w:tcPr>
            <w:tcW w:w="1587" w:type="dxa"/>
            <w:shd w:val="clear" w:color="auto" w:fill="auto"/>
            <w:noWrap/>
            <w:vAlign w:val="bottom"/>
            <w:hideMark/>
          </w:tcPr>
          <w:p w14:paraId="6A83821B" w14:textId="77777777" w:rsidR="0083171F" w:rsidRPr="007C1616" w:rsidRDefault="0083171F" w:rsidP="0083171F">
            <w:pPr>
              <w:spacing w:after="120"/>
              <w:rPr>
                <w:rFonts w:eastAsia="Times New Roman"/>
              </w:rPr>
            </w:pPr>
            <w:r>
              <w:rPr>
                <w:rFonts w:eastAsia="Times New Roman"/>
                <w:color w:val="000000"/>
                <w:vertAlign w:val="superscript"/>
              </w:rPr>
              <w:t>242</w:t>
            </w:r>
            <w:r>
              <w:rPr>
                <w:rFonts w:eastAsia="Times New Roman"/>
                <w:color w:val="000000"/>
              </w:rPr>
              <w:t>Pu/</w:t>
            </w:r>
            <w:r>
              <w:rPr>
                <w:rFonts w:eastAsia="Times New Roman"/>
                <w:color w:val="000000"/>
                <w:vertAlign w:val="superscript"/>
              </w:rPr>
              <w:t>239</w:t>
            </w:r>
            <w:r>
              <w:rPr>
                <w:rFonts w:eastAsia="Times New Roman"/>
                <w:color w:val="000000"/>
              </w:rPr>
              <w:t>Pu</w:t>
            </w:r>
          </w:p>
        </w:tc>
        <w:tc>
          <w:tcPr>
            <w:tcW w:w="4246" w:type="dxa"/>
            <w:shd w:val="clear" w:color="auto" w:fill="auto"/>
            <w:noWrap/>
            <w:vAlign w:val="bottom"/>
            <w:hideMark/>
          </w:tcPr>
          <w:p w14:paraId="52232CF7" w14:textId="77777777" w:rsidR="0083171F" w:rsidRPr="007C1616" w:rsidRDefault="0083171F" w:rsidP="00A852CF">
            <w:pPr>
              <w:spacing w:after="120"/>
              <w:jc w:val="right"/>
              <w:rPr>
                <w:rFonts w:eastAsia="Times New Roman"/>
              </w:rPr>
            </w:pPr>
            <w:r>
              <w:rPr>
                <w:rFonts w:eastAsia="Times New Roman"/>
              </w:rPr>
              <w:t>20.2</w:t>
            </w:r>
          </w:p>
        </w:tc>
      </w:tr>
    </w:tbl>
    <w:p w14:paraId="2E04B23F" w14:textId="77777777" w:rsidR="00934A1D" w:rsidRDefault="00934A1D" w:rsidP="00D1447C">
      <w:pPr>
        <w:spacing w:after="120"/>
        <w:ind w:left="548" w:hanging="8"/>
        <w:jc w:val="both"/>
      </w:pPr>
    </w:p>
    <w:p w14:paraId="0536D45C" w14:textId="55A30535" w:rsidR="0044505B" w:rsidRDefault="0044505B" w:rsidP="00D1447C">
      <w:pPr>
        <w:spacing w:after="120"/>
        <w:ind w:left="548" w:hanging="8"/>
        <w:jc w:val="both"/>
      </w:pPr>
      <w:r>
        <w:t xml:space="preserve">From both Table 1 and Table 2, it can be inferred that </w:t>
      </w:r>
      <w:r w:rsidR="000E2A9A">
        <w:t xml:space="preserve">there are marked differences in these isotope ratios between FBR blanket </w:t>
      </w:r>
      <w:r w:rsidR="006D474D">
        <w:t>material</w:t>
      </w:r>
      <w:r w:rsidR="000E2A9A">
        <w:t xml:space="preserve"> and CANDU fuel</w:t>
      </w:r>
      <w:r w:rsidR="00261B45">
        <w:t>.</w:t>
      </w:r>
      <w:r w:rsidR="00F4497B">
        <w:t xml:space="preserve"> </w:t>
      </w:r>
      <w:r w:rsidR="00261B45">
        <w:t>If trace quantities of these fission products can be measured in an interdicted plutonium sample, these isotope ratios</w:t>
      </w:r>
      <w:r w:rsidR="00F4497B">
        <w:t xml:space="preserve"> should </w:t>
      </w:r>
      <w:r w:rsidR="00261B45">
        <w:t xml:space="preserve">provide significant </w:t>
      </w:r>
      <w:r w:rsidR="00F4497B">
        <w:t>aid in identifying the source reactor type</w:t>
      </w:r>
      <w:r w:rsidR="000E2A9A">
        <w:t>.</w:t>
      </w:r>
    </w:p>
    <w:p w14:paraId="71893442" w14:textId="77777777" w:rsidR="00DE00B5" w:rsidRDefault="00DE00B5" w:rsidP="00D1447C">
      <w:pPr>
        <w:spacing w:after="120"/>
        <w:ind w:left="548" w:hanging="8"/>
        <w:jc w:val="both"/>
      </w:pPr>
    </w:p>
    <w:p w14:paraId="3966EFDB" w14:textId="3F47B6D2" w:rsidR="00DE00B5" w:rsidRDefault="00DE00B5" w:rsidP="00DE00B5">
      <w:pPr>
        <w:ind w:left="540"/>
        <w:jc w:val="both"/>
      </w:pPr>
      <w:r>
        <w:t xml:space="preserve">Analysis of MCNPX simulation results </w:t>
      </w:r>
      <w:r w:rsidR="00261B45">
        <w:t>for</w:t>
      </w:r>
      <w:r>
        <w:t xml:space="preserve"> depleted UO</w:t>
      </w:r>
      <w:r w:rsidRPr="00F4497B">
        <w:rPr>
          <w:vertAlign w:val="subscript"/>
        </w:rPr>
        <w:t>2</w:t>
      </w:r>
      <w:r>
        <w:t xml:space="preserve"> fuel sample burnup calculations with the ORNL-HFIR model, which simulated FBR blanket material irradiation in a fast neutron environment </w:t>
      </w:r>
      <w:r w:rsidR="00225272">
        <w:t>wa</w:t>
      </w:r>
      <w:r>
        <w:t>s complete</w:t>
      </w:r>
      <w:r w:rsidR="00225272">
        <w:t>d in FY 14</w:t>
      </w:r>
      <w:r>
        <w:t xml:space="preserve">. Comparison of experimentally measured fission product concentrations in the neutron irradiated sample with that obtained from the computational simulations </w:t>
      </w:r>
      <w:r w:rsidR="00225272">
        <w:t>was continued in this reporting period</w:t>
      </w:r>
      <w:r>
        <w:t>.  The experimental measurements were made by nondestructive assay of the neutron irradiated depleted UO</w:t>
      </w:r>
      <w:r w:rsidRPr="00A852CF">
        <w:rPr>
          <w:vertAlign w:val="subscript"/>
        </w:rPr>
        <w:t>2</w:t>
      </w:r>
      <w:r>
        <w:t xml:space="preserve"> pellets (received from ORNL at TAMU) using gamma spectrometry and destructive analysis using the PUREX chemical process.</w:t>
      </w:r>
      <w:r w:rsidR="00AA5882">
        <w:t xml:space="preserve"> The results obtained are presented in </w:t>
      </w:r>
      <w:r w:rsidR="00BC725C">
        <w:t>Table-</w:t>
      </w:r>
      <w:r w:rsidR="00AA5882" w:rsidRPr="001036AE">
        <w:t>3</w:t>
      </w:r>
      <w:r w:rsidR="001036AE" w:rsidRPr="001036AE">
        <w:t>.</w:t>
      </w:r>
      <w:r w:rsidR="00AA35C7">
        <w:t xml:space="preserve"> </w:t>
      </w:r>
    </w:p>
    <w:p w14:paraId="118BBECB" w14:textId="2EDEEE41" w:rsidR="00DE00B5" w:rsidRDefault="00DE00B5" w:rsidP="00DE00B5">
      <w:pPr>
        <w:ind w:left="540"/>
        <w:jc w:val="both"/>
      </w:pPr>
    </w:p>
    <w:p w14:paraId="2F0D0AD4" w14:textId="340B1D6A" w:rsidR="00B31D82" w:rsidRPr="00225272" w:rsidRDefault="00225272" w:rsidP="00225272">
      <w:pPr>
        <w:spacing w:after="120"/>
        <w:ind w:left="548" w:hanging="8"/>
        <w:jc w:val="both"/>
      </w:pPr>
      <w:r>
        <w:t xml:space="preserve"> A m</w:t>
      </w:r>
      <w:r w:rsidR="00643007" w:rsidRPr="00225272">
        <w:t xml:space="preserve">anuscript communicated in December 2013 to </w:t>
      </w:r>
      <w:r w:rsidR="00C517CD" w:rsidRPr="00225272">
        <w:t xml:space="preserve">the </w:t>
      </w:r>
      <w:r w:rsidR="00C517CD" w:rsidRPr="00225272">
        <w:rPr>
          <w:i/>
        </w:rPr>
        <w:t xml:space="preserve">Journal of </w:t>
      </w:r>
      <w:r w:rsidR="00643007" w:rsidRPr="00225272">
        <w:rPr>
          <w:i/>
        </w:rPr>
        <w:t>Science and Global Security</w:t>
      </w:r>
      <w:r w:rsidR="00643007" w:rsidRPr="00225272">
        <w:t xml:space="preserve"> based on the CANDU and FBR reactor simulation studies</w:t>
      </w:r>
      <w:r w:rsidR="00544F2D" w:rsidRPr="00225272">
        <w:t xml:space="preserve"> carried out by the MS students Taylor Coles and Jeremy Osborn</w:t>
      </w:r>
      <w:r w:rsidRPr="00225272">
        <w:t xml:space="preserve"> was reviewed by the referees and accepted for publication in December 2014 and is made available on line in March 2015</w:t>
      </w:r>
      <w:r w:rsidR="00643007" w:rsidRPr="00225272">
        <w:t>.</w:t>
      </w:r>
      <w:r w:rsidRPr="00225272">
        <w:t xml:space="preserve"> The title of the paper is “Trace Fission Product Ratios for Nuclear Forensics Attribution of Weapons-Grade Plutonium from Fast and Thermal Reactors”</w:t>
      </w:r>
      <w:r w:rsidR="00544F2D" w:rsidRPr="00225272">
        <w:t xml:space="preserve">  </w:t>
      </w:r>
    </w:p>
    <w:p w14:paraId="6DE0A961" w14:textId="77777777" w:rsidR="001036AE" w:rsidRDefault="000E2A9A" w:rsidP="001036AE">
      <w:pPr>
        <w:spacing w:after="120"/>
        <w:ind w:left="548" w:hanging="8"/>
        <w:jc w:val="center"/>
      </w:pPr>
      <w:r>
        <w:t xml:space="preserve">   </w:t>
      </w:r>
      <w:r w:rsidR="001C377E">
        <w:t xml:space="preserve"> </w:t>
      </w:r>
    </w:p>
    <w:p w14:paraId="1F563FD2" w14:textId="77777777" w:rsidR="001036AE" w:rsidRPr="002462DC" w:rsidRDefault="001C377E" w:rsidP="001036AE">
      <w:pPr>
        <w:spacing w:after="120"/>
        <w:ind w:left="548" w:hanging="8"/>
        <w:jc w:val="center"/>
      </w:pPr>
      <w:r w:rsidRPr="00D1447C">
        <w:lastRenderedPageBreak/>
        <w:t xml:space="preserve"> </w:t>
      </w:r>
      <w:r w:rsidR="001036AE" w:rsidRPr="002462DC">
        <w:rPr>
          <w:b/>
        </w:rPr>
        <w:t>Table-</w:t>
      </w:r>
      <w:r w:rsidR="001036AE" w:rsidRPr="002462DC">
        <w:t>3: MCNPX Predicted and Measured Fission Product Radioactivity of Neutron Irradiated Depleted UO</w:t>
      </w:r>
      <w:r w:rsidR="001036AE" w:rsidRPr="002462DC">
        <w:rPr>
          <w:vertAlign w:val="subscript"/>
        </w:rPr>
        <w:t>2</w:t>
      </w:r>
      <w:r w:rsidR="001036AE" w:rsidRPr="002462DC">
        <w:t xml:space="preserve"> Sample</w:t>
      </w:r>
    </w:p>
    <w:tbl>
      <w:tblPr>
        <w:tblStyle w:val="TableGrid"/>
        <w:tblW w:w="0" w:type="auto"/>
        <w:tblInd w:w="548" w:type="dxa"/>
        <w:tblLayout w:type="fixed"/>
        <w:tblLook w:val="04A0" w:firstRow="1" w:lastRow="0" w:firstColumn="1" w:lastColumn="0" w:noHBand="0" w:noVBand="1"/>
      </w:tblPr>
      <w:tblGrid>
        <w:gridCol w:w="1484"/>
        <w:gridCol w:w="1708"/>
        <w:gridCol w:w="1600"/>
        <w:gridCol w:w="2058"/>
        <w:gridCol w:w="2178"/>
      </w:tblGrid>
      <w:tr w:rsidR="00A202EE" w:rsidRPr="002462DC" w14:paraId="2DF82C28" w14:textId="77777777" w:rsidTr="00A202EE">
        <w:tc>
          <w:tcPr>
            <w:tcW w:w="1484" w:type="dxa"/>
          </w:tcPr>
          <w:p w14:paraId="2219B1D1" w14:textId="7309A5BB" w:rsidR="001036AE" w:rsidRPr="002462DC" w:rsidRDefault="001036AE" w:rsidP="001036AE">
            <w:pPr>
              <w:spacing w:after="120"/>
              <w:jc w:val="center"/>
              <w:rPr>
                <w:rFonts w:ascii="Times New Roman" w:hAnsi="Times New Roman"/>
              </w:rPr>
            </w:pPr>
            <w:r w:rsidRPr="002462DC">
              <w:rPr>
                <w:rFonts w:ascii="Times New Roman" w:hAnsi="Times New Roman"/>
              </w:rPr>
              <w:t>Radioisotope</w:t>
            </w:r>
          </w:p>
        </w:tc>
        <w:tc>
          <w:tcPr>
            <w:tcW w:w="1708" w:type="dxa"/>
          </w:tcPr>
          <w:p w14:paraId="4EC774CB" w14:textId="6E134B37" w:rsidR="001036AE" w:rsidRPr="002462DC" w:rsidRDefault="001036AE" w:rsidP="001036AE">
            <w:pPr>
              <w:spacing w:after="120"/>
              <w:jc w:val="center"/>
              <w:rPr>
                <w:rFonts w:ascii="Times New Roman" w:hAnsi="Times New Roman"/>
              </w:rPr>
            </w:pPr>
            <w:r w:rsidRPr="002462DC">
              <w:rPr>
                <w:rFonts w:ascii="Times New Roman" w:hAnsi="Times New Roman"/>
              </w:rPr>
              <w:t>Measured Radioactivity (Ci/g)</w:t>
            </w:r>
          </w:p>
        </w:tc>
        <w:tc>
          <w:tcPr>
            <w:tcW w:w="1600" w:type="dxa"/>
          </w:tcPr>
          <w:p w14:paraId="54D86FBA" w14:textId="6077C6D2" w:rsidR="001036AE" w:rsidRPr="002462DC" w:rsidRDefault="001036AE" w:rsidP="001036AE">
            <w:pPr>
              <w:spacing w:after="120"/>
              <w:jc w:val="center"/>
              <w:rPr>
                <w:rFonts w:ascii="Times New Roman" w:hAnsi="Times New Roman"/>
              </w:rPr>
            </w:pPr>
            <w:r w:rsidRPr="002462DC">
              <w:rPr>
                <w:rFonts w:ascii="Times New Roman" w:hAnsi="Times New Roman"/>
              </w:rPr>
              <w:t>Measurement Uncertainty (%)</w:t>
            </w:r>
          </w:p>
        </w:tc>
        <w:tc>
          <w:tcPr>
            <w:tcW w:w="2058" w:type="dxa"/>
          </w:tcPr>
          <w:p w14:paraId="0E432690" w14:textId="0448133F" w:rsidR="001036AE" w:rsidRPr="002462DC" w:rsidRDefault="001036AE" w:rsidP="001036AE">
            <w:pPr>
              <w:spacing w:after="120"/>
              <w:jc w:val="center"/>
              <w:rPr>
                <w:rFonts w:ascii="Times New Roman" w:hAnsi="Times New Roman"/>
              </w:rPr>
            </w:pPr>
            <w:r w:rsidRPr="002462DC">
              <w:rPr>
                <w:rFonts w:ascii="Times New Roman" w:hAnsi="Times New Roman"/>
              </w:rPr>
              <w:t>MCNPX Predicted Radioactivity (Ci/g)*</w:t>
            </w:r>
          </w:p>
        </w:tc>
        <w:tc>
          <w:tcPr>
            <w:tcW w:w="2178" w:type="dxa"/>
          </w:tcPr>
          <w:p w14:paraId="154233DF" w14:textId="7CAAB6F7" w:rsidR="00A202EE" w:rsidRPr="002462DC" w:rsidRDefault="00A202EE" w:rsidP="00A202EE">
            <w:pPr>
              <w:jc w:val="center"/>
              <w:rPr>
                <w:rFonts w:ascii="Times New Roman" w:hAnsi="Times New Roman"/>
              </w:rPr>
            </w:pPr>
            <w:r w:rsidRPr="002462DC">
              <w:rPr>
                <w:rFonts w:ascii="Times New Roman" w:hAnsi="Times New Roman"/>
              </w:rPr>
              <w:t>Predicted/Measure-</w:t>
            </w:r>
          </w:p>
          <w:p w14:paraId="412B1CAF" w14:textId="74DDD113" w:rsidR="001036AE" w:rsidRPr="002462DC" w:rsidRDefault="00A202EE" w:rsidP="00A202EE">
            <w:pPr>
              <w:jc w:val="center"/>
              <w:rPr>
                <w:rFonts w:ascii="Times New Roman" w:hAnsi="Times New Roman"/>
              </w:rPr>
            </w:pPr>
            <w:proofErr w:type="spellStart"/>
            <w:r w:rsidRPr="002462DC">
              <w:rPr>
                <w:rFonts w:ascii="Times New Roman" w:hAnsi="Times New Roman"/>
              </w:rPr>
              <w:t>ment</w:t>
            </w:r>
            <w:proofErr w:type="spellEnd"/>
            <w:r w:rsidRPr="002462DC">
              <w:rPr>
                <w:rFonts w:ascii="Times New Roman" w:hAnsi="Times New Roman"/>
              </w:rPr>
              <w:t xml:space="preserve"> Ratio</w:t>
            </w:r>
          </w:p>
        </w:tc>
      </w:tr>
      <w:tr w:rsidR="002462DC" w:rsidRPr="002462DC" w14:paraId="36D471FA" w14:textId="77777777" w:rsidTr="00A202EE">
        <w:tc>
          <w:tcPr>
            <w:tcW w:w="1484" w:type="dxa"/>
            <w:vAlign w:val="center"/>
          </w:tcPr>
          <w:p w14:paraId="24C2D86B" w14:textId="04438139" w:rsidR="002462DC" w:rsidRPr="002462DC" w:rsidRDefault="002462DC" w:rsidP="001036AE">
            <w:pPr>
              <w:spacing w:after="120"/>
              <w:jc w:val="center"/>
              <w:rPr>
                <w:rFonts w:ascii="Times New Roman" w:hAnsi="Times New Roman"/>
              </w:rPr>
            </w:pPr>
            <w:r w:rsidRPr="002462DC">
              <w:rPr>
                <w:rFonts w:ascii="Times New Roman" w:hAnsi="Times New Roman"/>
              </w:rPr>
              <w:t>Ce-144</w:t>
            </w:r>
          </w:p>
        </w:tc>
        <w:tc>
          <w:tcPr>
            <w:tcW w:w="1708" w:type="dxa"/>
            <w:vAlign w:val="center"/>
          </w:tcPr>
          <w:p w14:paraId="61F54B33" w14:textId="2DE1169A" w:rsidR="002462DC" w:rsidRPr="002462DC" w:rsidRDefault="002462DC" w:rsidP="001036AE">
            <w:pPr>
              <w:spacing w:after="120"/>
              <w:jc w:val="center"/>
              <w:rPr>
                <w:rFonts w:ascii="Times New Roman" w:hAnsi="Times New Roman"/>
              </w:rPr>
            </w:pPr>
            <w:r w:rsidRPr="002462DC">
              <w:rPr>
                <w:rFonts w:ascii="Times New Roman" w:hAnsi="Times New Roman"/>
              </w:rPr>
              <w:t>9.14E-02</w:t>
            </w:r>
          </w:p>
        </w:tc>
        <w:tc>
          <w:tcPr>
            <w:tcW w:w="1600" w:type="dxa"/>
            <w:vAlign w:val="center"/>
          </w:tcPr>
          <w:p w14:paraId="1A52C490" w14:textId="6C5F3039" w:rsidR="002462DC" w:rsidRPr="002462DC" w:rsidRDefault="002462DC" w:rsidP="001036AE">
            <w:pPr>
              <w:spacing w:after="120"/>
              <w:jc w:val="center"/>
              <w:rPr>
                <w:rFonts w:ascii="Times New Roman" w:hAnsi="Times New Roman"/>
              </w:rPr>
            </w:pPr>
            <w:r w:rsidRPr="002462DC">
              <w:rPr>
                <w:rFonts w:ascii="Times New Roman" w:hAnsi="Times New Roman"/>
              </w:rPr>
              <w:t>4.72</w:t>
            </w:r>
          </w:p>
        </w:tc>
        <w:tc>
          <w:tcPr>
            <w:tcW w:w="2058" w:type="dxa"/>
            <w:vAlign w:val="center"/>
          </w:tcPr>
          <w:p w14:paraId="744B8467" w14:textId="2F2CEBB6" w:rsidR="002462DC" w:rsidRPr="002462DC" w:rsidRDefault="002462DC" w:rsidP="001036AE">
            <w:pPr>
              <w:spacing w:after="120"/>
              <w:jc w:val="center"/>
              <w:rPr>
                <w:rFonts w:ascii="Times New Roman" w:hAnsi="Times New Roman"/>
              </w:rPr>
            </w:pPr>
            <w:r w:rsidRPr="002462DC">
              <w:rPr>
                <w:rFonts w:ascii="Times New Roman" w:hAnsi="Times New Roman"/>
                <w:color w:val="000000"/>
                <w:sz w:val="22"/>
                <w:szCs w:val="22"/>
              </w:rPr>
              <w:t>7.29E-02</w:t>
            </w:r>
          </w:p>
        </w:tc>
        <w:tc>
          <w:tcPr>
            <w:tcW w:w="2178" w:type="dxa"/>
            <w:vAlign w:val="center"/>
          </w:tcPr>
          <w:p w14:paraId="1023572F" w14:textId="695B6FD2" w:rsidR="002462DC" w:rsidRPr="002462DC" w:rsidRDefault="002462DC" w:rsidP="001036AE">
            <w:pPr>
              <w:spacing w:after="120"/>
              <w:jc w:val="center"/>
              <w:rPr>
                <w:rFonts w:ascii="Times New Roman" w:hAnsi="Times New Roman"/>
              </w:rPr>
            </w:pPr>
            <w:r w:rsidRPr="002462DC">
              <w:rPr>
                <w:rFonts w:ascii="Times New Roman" w:hAnsi="Times New Roman"/>
                <w:color w:val="000000"/>
                <w:sz w:val="22"/>
                <w:szCs w:val="22"/>
              </w:rPr>
              <w:t>0.80</w:t>
            </w:r>
          </w:p>
        </w:tc>
      </w:tr>
      <w:tr w:rsidR="002462DC" w:rsidRPr="002462DC" w14:paraId="2E02E951" w14:textId="77777777" w:rsidTr="00A202EE">
        <w:tc>
          <w:tcPr>
            <w:tcW w:w="1484" w:type="dxa"/>
            <w:vAlign w:val="center"/>
          </w:tcPr>
          <w:p w14:paraId="0F255DBD" w14:textId="1064B640" w:rsidR="002462DC" w:rsidRPr="002462DC" w:rsidRDefault="002462DC" w:rsidP="001036AE">
            <w:pPr>
              <w:spacing w:after="120"/>
              <w:jc w:val="center"/>
              <w:rPr>
                <w:rFonts w:ascii="Times New Roman" w:hAnsi="Times New Roman"/>
              </w:rPr>
            </w:pPr>
            <w:r w:rsidRPr="002462DC">
              <w:rPr>
                <w:rFonts w:ascii="Times New Roman" w:hAnsi="Times New Roman"/>
              </w:rPr>
              <w:t>Cs-134</w:t>
            </w:r>
          </w:p>
        </w:tc>
        <w:tc>
          <w:tcPr>
            <w:tcW w:w="1708" w:type="dxa"/>
            <w:vAlign w:val="center"/>
          </w:tcPr>
          <w:p w14:paraId="2789CDF0" w14:textId="73DDA8CC" w:rsidR="002462DC" w:rsidRPr="002462DC" w:rsidRDefault="002462DC" w:rsidP="001036AE">
            <w:pPr>
              <w:spacing w:after="120"/>
              <w:jc w:val="center"/>
              <w:rPr>
                <w:rFonts w:ascii="Times New Roman" w:hAnsi="Times New Roman"/>
              </w:rPr>
            </w:pPr>
            <w:r w:rsidRPr="002462DC">
              <w:rPr>
                <w:rFonts w:ascii="Times New Roman" w:hAnsi="Times New Roman"/>
              </w:rPr>
              <w:t>2.01E-03</w:t>
            </w:r>
          </w:p>
        </w:tc>
        <w:tc>
          <w:tcPr>
            <w:tcW w:w="1600" w:type="dxa"/>
            <w:vAlign w:val="center"/>
          </w:tcPr>
          <w:p w14:paraId="6CAE4574" w14:textId="1F8FD806" w:rsidR="002462DC" w:rsidRPr="002462DC" w:rsidRDefault="002462DC" w:rsidP="001036AE">
            <w:pPr>
              <w:spacing w:after="120"/>
              <w:jc w:val="center"/>
              <w:rPr>
                <w:rFonts w:ascii="Times New Roman" w:hAnsi="Times New Roman"/>
              </w:rPr>
            </w:pPr>
            <w:r w:rsidRPr="002462DC">
              <w:rPr>
                <w:rFonts w:ascii="Times New Roman" w:hAnsi="Times New Roman"/>
              </w:rPr>
              <w:t>7.54</w:t>
            </w:r>
          </w:p>
        </w:tc>
        <w:tc>
          <w:tcPr>
            <w:tcW w:w="2058" w:type="dxa"/>
            <w:vAlign w:val="center"/>
          </w:tcPr>
          <w:p w14:paraId="74AB681A" w14:textId="19A18E53" w:rsidR="002462DC" w:rsidRPr="002462DC" w:rsidRDefault="002462DC" w:rsidP="001036AE">
            <w:pPr>
              <w:spacing w:after="120"/>
              <w:jc w:val="center"/>
              <w:rPr>
                <w:rFonts w:ascii="Times New Roman" w:hAnsi="Times New Roman"/>
              </w:rPr>
            </w:pPr>
            <w:r w:rsidRPr="002462DC">
              <w:rPr>
                <w:rFonts w:ascii="Times New Roman" w:hAnsi="Times New Roman"/>
                <w:color w:val="000000"/>
                <w:sz w:val="22"/>
                <w:szCs w:val="22"/>
              </w:rPr>
              <w:t>2.02E-03</w:t>
            </w:r>
          </w:p>
        </w:tc>
        <w:tc>
          <w:tcPr>
            <w:tcW w:w="2178" w:type="dxa"/>
            <w:vAlign w:val="center"/>
          </w:tcPr>
          <w:p w14:paraId="6EC59C1D" w14:textId="65DDD580" w:rsidR="002462DC" w:rsidRPr="002462DC" w:rsidRDefault="002462DC" w:rsidP="001036AE">
            <w:pPr>
              <w:spacing w:after="120"/>
              <w:jc w:val="center"/>
              <w:rPr>
                <w:rFonts w:ascii="Times New Roman" w:hAnsi="Times New Roman"/>
              </w:rPr>
            </w:pPr>
            <w:r w:rsidRPr="002462DC">
              <w:rPr>
                <w:rFonts w:ascii="Times New Roman" w:hAnsi="Times New Roman"/>
                <w:color w:val="000000"/>
                <w:sz w:val="22"/>
                <w:szCs w:val="22"/>
              </w:rPr>
              <w:t>1.01</w:t>
            </w:r>
          </w:p>
        </w:tc>
      </w:tr>
      <w:tr w:rsidR="002462DC" w:rsidRPr="002462DC" w14:paraId="00E49915" w14:textId="77777777" w:rsidTr="00A202EE">
        <w:tc>
          <w:tcPr>
            <w:tcW w:w="1484" w:type="dxa"/>
            <w:vAlign w:val="center"/>
          </w:tcPr>
          <w:p w14:paraId="40BD87BE" w14:textId="5891C2DD" w:rsidR="002462DC" w:rsidRPr="002462DC" w:rsidRDefault="002462DC" w:rsidP="001036AE">
            <w:pPr>
              <w:spacing w:after="120"/>
              <w:jc w:val="center"/>
              <w:rPr>
                <w:rFonts w:ascii="Times New Roman" w:hAnsi="Times New Roman"/>
              </w:rPr>
            </w:pPr>
            <w:r w:rsidRPr="002462DC">
              <w:rPr>
                <w:rFonts w:ascii="Times New Roman" w:hAnsi="Times New Roman"/>
              </w:rPr>
              <w:t>Cs-137</w:t>
            </w:r>
          </w:p>
        </w:tc>
        <w:tc>
          <w:tcPr>
            <w:tcW w:w="1708" w:type="dxa"/>
            <w:vAlign w:val="center"/>
          </w:tcPr>
          <w:p w14:paraId="420D4A28" w14:textId="0A54770E" w:rsidR="002462DC" w:rsidRPr="002462DC" w:rsidRDefault="002462DC" w:rsidP="002462DC">
            <w:pPr>
              <w:spacing w:after="120"/>
              <w:jc w:val="center"/>
              <w:rPr>
                <w:rFonts w:ascii="Times New Roman" w:hAnsi="Times New Roman"/>
              </w:rPr>
            </w:pPr>
            <w:r w:rsidRPr="002462DC">
              <w:rPr>
                <w:rFonts w:ascii="Times New Roman" w:hAnsi="Times New Roman"/>
              </w:rPr>
              <w:t>1.</w:t>
            </w:r>
            <w:r w:rsidRPr="002462DC">
              <w:rPr>
                <w:rFonts w:ascii="Times New Roman" w:hAnsi="Times New Roman"/>
              </w:rPr>
              <w:t>4</w:t>
            </w:r>
            <w:r w:rsidRPr="002462DC">
              <w:rPr>
                <w:rFonts w:ascii="Times New Roman" w:hAnsi="Times New Roman"/>
              </w:rPr>
              <w:t>7</w:t>
            </w:r>
            <w:r w:rsidRPr="002462DC">
              <w:rPr>
                <w:rFonts w:ascii="Times New Roman" w:hAnsi="Times New Roman"/>
              </w:rPr>
              <w:t>E</w:t>
            </w:r>
            <w:r w:rsidRPr="002462DC">
              <w:rPr>
                <w:rFonts w:ascii="Times New Roman" w:hAnsi="Times New Roman"/>
              </w:rPr>
              <w:t>-02</w:t>
            </w:r>
          </w:p>
        </w:tc>
        <w:tc>
          <w:tcPr>
            <w:tcW w:w="1600" w:type="dxa"/>
            <w:vAlign w:val="center"/>
          </w:tcPr>
          <w:p w14:paraId="12E2BAF9" w14:textId="51133552" w:rsidR="002462DC" w:rsidRPr="002462DC" w:rsidRDefault="002462DC" w:rsidP="001036AE">
            <w:pPr>
              <w:spacing w:after="120"/>
              <w:jc w:val="center"/>
              <w:rPr>
                <w:rFonts w:ascii="Times New Roman" w:hAnsi="Times New Roman"/>
              </w:rPr>
            </w:pPr>
            <w:r w:rsidRPr="002462DC">
              <w:rPr>
                <w:rFonts w:ascii="Times New Roman" w:hAnsi="Times New Roman"/>
              </w:rPr>
              <w:t>3.01</w:t>
            </w:r>
          </w:p>
        </w:tc>
        <w:tc>
          <w:tcPr>
            <w:tcW w:w="2058" w:type="dxa"/>
            <w:vAlign w:val="center"/>
          </w:tcPr>
          <w:p w14:paraId="1F2B9F27" w14:textId="6568089C" w:rsidR="002462DC" w:rsidRPr="002462DC" w:rsidRDefault="002462DC" w:rsidP="001036AE">
            <w:pPr>
              <w:spacing w:after="120"/>
              <w:jc w:val="center"/>
              <w:rPr>
                <w:rFonts w:ascii="Times New Roman" w:hAnsi="Times New Roman"/>
              </w:rPr>
            </w:pPr>
            <w:r w:rsidRPr="002462DC">
              <w:rPr>
                <w:rFonts w:ascii="Times New Roman" w:hAnsi="Times New Roman"/>
                <w:color w:val="000000"/>
                <w:sz w:val="22"/>
                <w:szCs w:val="22"/>
              </w:rPr>
              <w:t>1.15E-02</w:t>
            </w:r>
          </w:p>
        </w:tc>
        <w:tc>
          <w:tcPr>
            <w:tcW w:w="2178" w:type="dxa"/>
            <w:vAlign w:val="center"/>
          </w:tcPr>
          <w:p w14:paraId="67855396" w14:textId="631F2F2C" w:rsidR="002462DC" w:rsidRPr="002462DC" w:rsidRDefault="002462DC" w:rsidP="001036AE">
            <w:pPr>
              <w:spacing w:after="120"/>
              <w:jc w:val="center"/>
              <w:rPr>
                <w:rFonts w:ascii="Times New Roman" w:hAnsi="Times New Roman"/>
              </w:rPr>
            </w:pPr>
            <w:r w:rsidRPr="002462DC">
              <w:rPr>
                <w:rFonts w:ascii="Times New Roman" w:hAnsi="Times New Roman"/>
                <w:color w:val="000000"/>
                <w:sz w:val="22"/>
                <w:szCs w:val="22"/>
              </w:rPr>
              <w:t>0.79</w:t>
            </w:r>
          </w:p>
        </w:tc>
      </w:tr>
      <w:tr w:rsidR="002462DC" w:rsidRPr="002462DC" w14:paraId="0D4B0FE4" w14:textId="77777777" w:rsidTr="00A202EE">
        <w:tc>
          <w:tcPr>
            <w:tcW w:w="1484" w:type="dxa"/>
            <w:vAlign w:val="center"/>
          </w:tcPr>
          <w:p w14:paraId="5CD16A35" w14:textId="5B28BE1E" w:rsidR="002462DC" w:rsidRPr="002462DC" w:rsidRDefault="002462DC" w:rsidP="001036AE">
            <w:pPr>
              <w:spacing w:after="120"/>
              <w:jc w:val="center"/>
              <w:rPr>
                <w:rFonts w:ascii="Times New Roman" w:hAnsi="Times New Roman"/>
              </w:rPr>
            </w:pPr>
            <w:r w:rsidRPr="002462DC">
              <w:rPr>
                <w:rFonts w:ascii="Times New Roman" w:hAnsi="Times New Roman"/>
              </w:rPr>
              <w:t>Eu-154</w:t>
            </w:r>
          </w:p>
        </w:tc>
        <w:tc>
          <w:tcPr>
            <w:tcW w:w="1708" w:type="dxa"/>
            <w:vAlign w:val="center"/>
          </w:tcPr>
          <w:p w14:paraId="68E45A34" w14:textId="3E619768" w:rsidR="002462DC" w:rsidRPr="002462DC" w:rsidRDefault="002462DC" w:rsidP="002462DC">
            <w:pPr>
              <w:spacing w:after="120"/>
              <w:jc w:val="center"/>
              <w:rPr>
                <w:rFonts w:ascii="Times New Roman" w:hAnsi="Times New Roman"/>
              </w:rPr>
            </w:pPr>
            <w:r w:rsidRPr="002462DC">
              <w:rPr>
                <w:rFonts w:ascii="Times New Roman" w:hAnsi="Times New Roman"/>
              </w:rPr>
              <w:t>1.70</w:t>
            </w:r>
            <w:r w:rsidRPr="002462DC">
              <w:rPr>
                <w:rFonts w:ascii="Times New Roman" w:hAnsi="Times New Roman"/>
              </w:rPr>
              <w:t>E</w:t>
            </w:r>
            <w:r w:rsidRPr="002462DC">
              <w:rPr>
                <w:rFonts w:ascii="Times New Roman" w:hAnsi="Times New Roman"/>
              </w:rPr>
              <w:t>-04</w:t>
            </w:r>
          </w:p>
        </w:tc>
        <w:tc>
          <w:tcPr>
            <w:tcW w:w="1600" w:type="dxa"/>
            <w:vAlign w:val="center"/>
          </w:tcPr>
          <w:p w14:paraId="1B65783A" w14:textId="0FF06330" w:rsidR="002462DC" w:rsidRPr="002462DC" w:rsidRDefault="002462DC" w:rsidP="001036AE">
            <w:pPr>
              <w:spacing w:after="120"/>
              <w:jc w:val="center"/>
              <w:rPr>
                <w:rFonts w:ascii="Times New Roman" w:hAnsi="Times New Roman"/>
              </w:rPr>
            </w:pPr>
            <w:r w:rsidRPr="002462DC">
              <w:rPr>
                <w:rFonts w:ascii="Times New Roman" w:hAnsi="Times New Roman"/>
              </w:rPr>
              <w:t>6.28</w:t>
            </w:r>
          </w:p>
        </w:tc>
        <w:tc>
          <w:tcPr>
            <w:tcW w:w="2058" w:type="dxa"/>
            <w:vAlign w:val="center"/>
          </w:tcPr>
          <w:p w14:paraId="1EC1FBCD" w14:textId="40FA4440" w:rsidR="002462DC" w:rsidRPr="002462DC" w:rsidRDefault="002462DC" w:rsidP="001036AE">
            <w:pPr>
              <w:spacing w:after="120"/>
              <w:jc w:val="center"/>
              <w:rPr>
                <w:rFonts w:ascii="Times New Roman" w:hAnsi="Times New Roman"/>
              </w:rPr>
            </w:pPr>
            <w:r w:rsidRPr="002462DC">
              <w:rPr>
                <w:rFonts w:ascii="Times New Roman" w:hAnsi="Times New Roman"/>
                <w:color w:val="000000"/>
                <w:sz w:val="22"/>
                <w:szCs w:val="22"/>
              </w:rPr>
              <w:t>1.79E-04</w:t>
            </w:r>
          </w:p>
        </w:tc>
        <w:tc>
          <w:tcPr>
            <w:tcW w:w="2178" w:type="dxa"/>
            <w:vAlign w:val="center"/>
          </w:tcPr>
          <w:p w14:paraId="12E599D4" w14:textId="5C19326D" w:rsidR="002462DC" w:rsidRPr="002462DC" w:rsidRDefault="002462DC" w:rsidP="001036AE">
            <w:pPr>
              <w:spacing w:after="120"/>
              <w:jc w:val="center"/>
              <w:rPr>
                <w:rFonts w:ascii="Times New Roman" w:hAnsi="Times New Roman"/>
              </w:rPr>
            </w:pPr>
            <w:r w:rsidRPr="002462DC">
              <w:rPr>
                <w:rFonts w:ascii="Times New Roman" w:hAnsi="Times New Roman"/>
                <w:color w:val="000000"/>
                <w:sz w:val="22"/>
                <w:szCs w:val="22"/>
              </w:rPr>
              <w:t>1.05</w:t>
            </w:r>
          </w:p>
        </w:tc>
        <w:bookmarkStart w:id="0" w:name="_GoBack"/>
        <w:bookmarkEnd w:id="0"/>
      </w:tr>
      <w:tr w:rsidR="002462DC" w:rsidRPr="002462DC" w14:paraId="402BBE7E" w14:textId="77777777" w:rsidTr="00A202EE">
        <w:tc>
          <w:tcPr>
            <w:tcW w:w="1484" w:type="dxa"/>
            <w:vAlign w:val="center"/>
          </w:tcPr>
          <w:p w14:paraId="13AD684F" w14:textId="4D2334DB" w:rsidR="002462DC" w:rsidRPr="002462DC" w:rsidRDefault="002462DC" w:rsidP="001036AE">
            <w:pPr>
              <w:spacing w:after="120"/>
              <w:jc w:val="center"/>
              <w:rPr>
                <w:rFonts w:ascii="Times New Roman" w:hAnsi="Times New Roman"/>
              </w:rPr>
            </w:pPr>
            <w:r w:rsidRPr="002462DC">
              <w:rPr>
                <w:rFonts w:ascii="Times New Roman" w:hAnsi="Times New Roman"/>
              </w:rPr>
              <w:t>Ru-106</w:t>
            </w:r>
          </w:p>
        </w:tc>
        <w:tc>
          <w:tcPr>
            <w:tcW w:w="1708" w:type="dxa"/>
            <w:vAlign w:val="center"/>
          </w:tcPr>
          <w:p w14:paraId="7E87674D" w14:textId="4DB05E02" w:rsidR="002462DC" w:rsidRPr="002462DC" w:rsidRDefault="002462DC" w:rsidP="002462DC">
            <w:pPr>
              <w:spacing w:after="120"/>
              <w:jc w:val="center"/>
              <w:rPr>
                <w:rFonts w:ascii="Times New Roman" w:hAnsi="Times New Roman"/>
              </w:rPr>
            </w:pPr>
            <w:r w:rsidRPr="002462DC">
              <w:rPr>
                <w:rFonts w:ascii="Times New Roman" w:hAnsi="Times New Roman"/>
              </w:rPr>
              <w:t>6.</w:t>
            </w:r>
            <w:r w:rsidRPr="002462DC">
              <w:rPr>
                <w:rFonts w:ascii="Times New Roman" w:hAnsi="Times New Roman"/>
              </w:rPr>
              <w:t>9</w:t>
            </w:r>
            <w:r w:rsidRPr="002462DC">
              <w:rPr>
                <w:rFonts w:ascii="Times New Roman" w:hAnsi="Times New Roman"/>
              </w:rPr>
              <w:t>0</w:t>
            </w:r>
            <w:r w:rsidRPr="002462DC">
              <w:rPr>
                <w:rFonts w:ascii="Times New Roman" w:hAnsi="Times New Roman"/>
              </w:rPr>
              <w:t>E</w:t>
            </w:r>
            <w:r w:rsidRPr="002462DC">
              <w:rPr>
                <w:rFonts w:ascii="Times New Roman" w:hAnsi="Times New Roman"/>
              </w:rPr>
              <w:t>-02</w:t>
            </w:r>
          </w:p>
        </w:tc>
        <w:tc>
          <w:tcPr>
            <w:tcW w:w="1600" w:type="dxa"/>
            <w:vAlign w:val="center"/>
          </w:tcPr>
          <w:p w14:paraId="2B92F58D" w14:textId="49984235" w:rsidR="002462DC" w:rsidRPr="002462DC" w:rsidRDefault="00C3604E" w:rsidP="001036AE">
            <w:pPr>
              <w:spacing w:after="120"/>
              <w:jc w:val="center"/>
              <w:rPr>
                <w:rFonts w:ascii="Times New Roman" w:hAnsi="Times New Roman"/>
              </w:rPr>
            </w:pPr>
            <w:r>
              <w:rPr>
                <w:rFonts w:ascii="Times New Roman" w:hAnsi="Times New Roman"/>
              </w:rPr>
              <w:t>8.06</w:t>
            </w:r>
          </w:p>
        </w:tc>
        <w:tc>
          <w:tcPr>
            <w:tcW w:w="2058" w:type="dxa"/>
            <w:vAlign w:val="center"/>
          </w:tcPr>
          <w:p w14:paraId="3FE2F060" w14:textId="02134779" w:rsidR="002462DC" w:rsidRPr="002462DC" w:rsidRDefault="002462DC" w:rsidP="001036AE">
            <w:pPr>
              <w:spacing w:after="120"/>
              <w:jc w:val="center"/>
              <w:rPr>
                <w:rFonts w:ascii="Times New Roman" w:hAnsi="Times New Roman"/>
              </w:rPr>
            </w:pPr>
            <w:r w:rsidRPr="002462DC">
              <w:rPr>
                <w:rFonts w:ascii="Times New Roman" w:hAnsi="Times New Roman"/>
                <w:color w:val="000000"/>
                <w:sz w:val="22"/>
                <w:szCs w:val="22"/>
              </w:rPr>
              <w:t>7.38E-02</w:t>
            </w:r>
          </w:p>
        </w:tc>
        <w:tc>
          <w:tcPr>
            <w:tcW w:w="2178" w:type="dxa"/>
            <w:vAlign w:val="center"/>
          </w:tcPr>
          <w:p w14:paraId="002C57AA" w14:textId="38A9B124" w:rsidR="002462DC" w:rsidRPr="002462DC" w:rsidRDefault="002462DC" w:rsidP="001036AE">
            <w:pPr>
              <w:spacing w:after="120"/>
              <w:jc w:val="center"/>
              <w:rPr>
                <w:rFonts w:ascii="Times New Roman" w:hAnsi="Times New Roman"/>
              </w:rPr>
            </w:pPr>
            <w:r w:rsidRPr="002462DC">
              <w:rPr>
                <w:rFonts w:ascii="Times New Roman" w:hAnsi="Times New Roman"/>
                <w:color w:val="000000"/>
                <w:sz w:val="22"/>
                <w:szCs w:val="22"/>
              </w:rPr>
              <w:t>1.07</w:t>
            </w:r>
          </w:p>
        </w:tc>
      </w:tr>
      <w:tr w:rsidR="002462DC" w:rsidRPr="002462DC" w14:paraId="521128BE" w14:textId="77777777" w:rsidTr="00A202EE">
        <w:tc>
          <w:tcPr>
            <w:tcW w:w="1484" w:type="dxa"/>
            <w:vAlign w:val="center"/>
          </w:tcPr>
          <w:p w14:paraId="6937C848" w14:textId="135F5747" w:rsidR="002462DC" w:rsidRPr="002462DC" w:rsidRDefault="002462DC" w:rsidP="001036AE">
            <w:pPr>
              <w:spacing w:after="120"/>
              <w:jc w:val="center"/>
              <w:rPr>
                <w:rFonts w:ascii="Times New Roman" w:hAnsi="Times New Roman"/>
              </w:rPr>
            </w:pPr>
            <w:r w:rsidRPr="002462DC">
              <w:rPr>
                <w:rFonts w:ascii="Times New Roman" w:hAnsi="Times New Roman"/>
              </w:rPr>
              <w:t>Sb-125</w:t>
            </w:r>
          </w:p>
        </w:tc>
        <w:tc>
          <w:tcPr>
            <w:tcW w:w="1708" w:type="dxa"/>
            <w:vAlign w:val="center"/>
          </w:tcPr>
          <w:p w14:paraId="1C0B5896" w14:textId="60FD9728" w:rsidR="002462DC" w:rsidRPr="002462DC" w:rsidRDefault="002462DC" w:rsidP="002462DC">
            <w:pPr>
              <w:spacing w:after="120"/>
              <w:jc w:val="center"/>
              <w:rPr>
                <w:rFonts w:ascii="Times New Roman" w:hAnsi="Times New Roman"/>
              </w:rPr>
            </w:pPr>
            <w:r w:rsidRPr="002462DC">
              <w:rPr>
                <w:rFonts w:ascii="Times New Roman" w:hAnsi="Times New Roman"/>
              </w:rPr>
              <w:t>1.27</w:t>
            </w:r>
            <w:r w:rsidRPr="002462DC">
              <w:rPr>
                <w:rFonts w:ascii="Times New Roman" w:hAnsi="Times New Roman"/>
              </w:rPr>
              <w:t>E</w:t>
            </w:r>
            <w:r w:rsidRPr="002462DC">
              <w:rPr>
                <w:rFonts w:ascii="Times New Roman" w:hAnsi="Times New Roman"/>
              </w:rPr>
              <w:t>-03</w:t>
            </w:r>
          </w:p>
        </w:tc>
        <w:tc>
          <w:tcPr>
            <w:tcW w:w="1600" w:type="dxa"/>
            <w:vAlign w:val="center"/>
          </w:tcPr>
          <w:p w14:paraId="7A523194" w14:textId="0E3978EC" w:rsidR="002462DC" w:rsidRPr="002462DC" w:rsidRDefault="002462DC" w:rsidP="001036AE">
            <w:pPr>
              <w:spacing w:after="120"/>
              <w:jc w:val="center"/>
              <w:rPr>
                <w:rFonts w:ascii="Times New Roman" w:hAnsi="Times New Roman"/>
              </w:rPr>
            </w:pPr>
            <w:r w:rsidRPr="002462DC">
              <w:rPr>
                <w:rFonts w:ascii="Times New Roman" w:hAnsi="Times New Roman"/>
              </w:rPr>
              <w:t>5.21</w:t>
            </w:r>
          </w:p>
        </w:tc>
        <w:tc>
          <w:tcPr>
            <w:tcW w:w="2058" w:type="dxa"/>
            <w:vAlign w:val="center"/>
          </w:tcPr>
          <w:p w14:paraId="3E44F8B8" w14:textId="7B9CCBA5" w:rsidR="002462DC" w:rsidRPr="002462DC" w:rsidRDefault="002462DC" w:rsidP="001036AE">
            <w:pPr>
              <w:spacing w:after="120"/>
              <w:jc w:val="center"/>
              <w:rPr>
                <w:rFonts w:ascii="Times New Roman" w:hAnsi="Times New Roman"/>
              </w:rPr>
            </w:pPr>
            <w:r w:rsidRPr="002462DC">
              <w:rPr>
                <w:rFonts w:ascii="Times New Roman" w:hAnsi="Times New Roman"/>
                <w:color w:val="000000"/>
                <w:sz w:val="22"/>
                <w:szCs w:val="22"/>
              </w:rPr>
              <w:t>1.55E-03</w:t>
            </w:r>
          </w:p>
        </w:tc>
        <w:tc>
          <w:tcPr>
            <w:tcW w:w="2178" w:type="dxa"/>
            <w:vAlign w:val="center"/>
          </w:tcPr>
          <w:p w14:paraId="770691B8" w14:textId="493D6B48" w:rsidR="002462DC" w:rsidRPr="002462DC" w:rsidRDefault="002462DC" w:rsidP="001036AE">
            <w:pPr>
              <w:spacing w:after="120"/>
              <w:jc w:val="center"/>
              <w:rPr>
                <w:rFonts w:ascii="Times New Roman" w:hAnsi="Times New Roman"/>
              </w:rPr>
            </w:pPr>
            <w:r w:rsidRPr="002462DC">
              <w:rPr>
                <w:rFonts w:ascii="Times New Roman" w:hAnsi="Times New Roman"/>
                <w:color w:val="000000"/>
                <w:sz w:val="22"/>
                <w:szCs w:val="22"/>
              </w:rPr>
              <w:t>1.22</w:t>
            </w:r>
          </w:p>
        </w:tc>
      </w:tr>
      <w:tr w:rsidR="002462DC" w:rsidRPr="002462DC" w14:paraId="0A2B39CA" w14:textId="77777777" w:rsidTr="00A202EE">
        <w:tc>
          <w:tcPr>
            <w:tcW w:w="1484" w:type="dxa"/>
            <w:vAlign w:val="center"/>
          </w:tcPr>
          <w:p w14:paraId="7754E640" w14:textId="40861C98" w:rsidR="002462DC" w:rsidRPr="002462DC" w:rsidRDefault="002462DC" w:rsidP="001036AE">
            <w:pPr>
              <w:spacing w:after="120"/>
              <w:jc w:val="center"/>
              <w:rPr>
                <w:rFonts w:ascii="Times New Roman" w:hAnsi="Times New Roman"/>
              </w:rPr>
            </w:pPr>
            <w:r w:rsidRPr="002462DC">
              <w:rPr>
                <w:rFonts w:ascii="Times New Roman" w:hAnsi="Times New Roman"/>
              </w:rPr>
              <w:t>Zr-95</w:t>
            </w:r>
          </w:p>
        </w:tc>
        <w:tc>
          <w:tcPr>
            <w:tcW w:w="1708" w:type="dxa"/>
            <w:vAlign w:val="center"/>
          </w:tcPr>
          <w:p w14:paraId="0F120E4E" w14:textId="54498A30" w:rsidR="002462DC" w:rsidRPr="002462DC" w:rsidRDefault="002462DC" w:rsidP="001036AE">
            <w:pPr>
              <w:spacing w:after="120"/>
              <w:jc w:val="center"/>
              <w:rPr>
                <w:rFonts w:ascii="Times New Roman" w:hAnsi="Times New Roman"/>
              </w:rPr>
            </w:pPr>
            <w:r w:rsidRPr="002462DC">
              <w:rPr>
                <w:rFonts w:ascii="Times New Roman" w:hAnsi="Times New Roman"/>
              </w:rPr>
              <w:t>4.82E-03</w:t>
            </w:r>
          </w:p>
        </w:tc>
        <w:tc>
          <w:tcPr>
            <w:tcW w:w="1600" w:type="dxa"/>
            <w:vAlign w:val="center"/>
          </w:tcPr>
          <w:p w14:paraId="42BB6CED" w14:textId="4040F45A" w:rsidR="002462DC" w:rsidRPr="002462DC" w:rsidRDefault="002462DC" w:rsidP="001036AE">
            <w:pPr>
              <w:spacing w:after="120"/>
              <w:jc w:val="center"/>
              <w:rPr>
                <w:rFonts w:ascii="Times New Roman" w:hAnsi="Times New Roman"/>
              </w:rPr>
            </w:pPr>
            <w:r w:rsidRPr="002462DC">
              <w:rPr>
                <w:rFonts w:ascii="Times New Roman" w:hAnsi="Times New Roman"/>
              </w:rPr>
              <w:t>4.27</w:t>
            </w:r>
          </w:p>
        </w:tc>
        <w:tc>
          <w:tcPr>
            <w:tcW w:w="2058" w:type="dxa"/>
            <w:vAlign w:val="center"/>
          </w:tcPr>
          <w:p w14:paraId="2B4E887B" w14:textId="244735E5" w:rsidR="002462DC" w:rsidRPr="002462DC" w:rsidRDefault="002462DC" w:rsidP="001036AE">
            <w:pPr>
              <w:spacing w:after="120"/>
              <w:jc w:val="center"/>
              <w:rPr>
                <w:rFonts w:ascii="Times New Roman" w:hAnsi="Times New Roman"/>
              </w:rPr>
            </w:pPr>
            <w:r w:rsidRPr="002462DC">
              <w:rPr>
                <w:rFonts w:ascii="Times New Roman" w:hAnsi="Times New Roman"/>
                <w:color w:val="000000"/>
                <w:sz w:val="22"/>
                <w:szCs w:val="22"/>
              </w:rPr>
              <w:t>5.07E-03</w:t>
            </w:r>
          </w:p>
        </w:tc>
        <w:tc>
          <w:tcPr>
            <w:tcW w:w="2178" w:type="dxa"/>
            <w:vAlign w:val="center"/>
          </w:tcPr>
          <w:p w14:paraId="7ED69BFD" w14:textId="5AEB5F97" w:rsidR="002462DC" w:rsidRPr="002462DC" w:rsidRDefault="002462DC" w:rsidP="001036AE">
            <w:pPr>
              <w:spacing w:after="120"/>
              <w:jc w:val="center"/>
              <w:rPr>
                <w:rFonts w:ascii="Times New Roman" w:hAnsi="Times New Roman"/>
              </w:rPr>
            </w:pPr>
            <w:r w:rsidRPr="002462DC">
              <w:rPr>
                <w:rFonts w:ascii="Times New Roman" w:hAnsi="Times New Roman"/>
                <w:color w:val="000000"/>
                <w:sz w:val="22"/>
                <w:szCs w:val="22"/>
              </w:rPr>
              <w:t>1.05</w:t>
            </w:r>
          </w:p>
        </w:tc>
      </w:tr>
    </w:tbl>
    <w:p w14:paraId="39397F97" w14:textId="198B25D4" w:rsidR="001036AE" w:rsidRDefault="001036AE" w:rsidP="001036AE">
      <w:pPr>
        <w:spacing w:after="120"/>
        <w:ind w:left="548" w:hanging="8"/>
      </w:pPr>
      <w:r w:rsidRPr="002462DC">
        <w:t xml:space="preserve">* </w:t>
      </w:r>
      <w:r w:rsidR="00A202EE" w:rsidRPr="002462DC">
        <w:t>Uncertainty in MCNPX predictions from stochastic methodology is less than 10%</w:t>
      </w:r>
    </w:p>
    <w:p w14:paraId="70D0359D" w14:textId="77777777" w:rsidR="001C377E" w:rsidRPr="00D1447C" w:rsidRDefault="001C377E" w:rsidP="00D1447C">
      <w:pPr>
        <w:spacing w:after="120"/>
        <w:ind w:left="548" w:hanging="8"/>
        <w:jc w:val="both"/>
      </w:pPr>
    </w:p>
    <w:p w14:paraId="7EA5CBAE" w14:textId="7A926F68" w:rsidR="00F4497B" w:rsidRDefault="001C377E" w:rsidP="00DE30DE">
      <w:pPr>
        <w:ind w:left="561" w:hanging="14"/>
        <w:jc w:val="both"/>
      </w:pPr>
      <w:r w:rsidRPr="000D12EB">
        <w:rPr>
          <w:b/>
        </w:rPr>
        <w:t>Plans</w:t>
      </w:r>
      <w:r w:rsidR="00CD7967">
        <w:rPr>
          <w:b/>
        </w:rPr>
        <w:t xml:space="preserve"> (</w:t>
      </w:r>
      <w:r w:rsidR="00747F75">
        <w:rPr>
          <w:b/>
        </w:rPr>
        <w:t>May</w:t>
      </w:r>
      <w:r w:rsidR="002B4AFF">
        <w:rPr>
          <w:b/>
        </w:rPr>
        <w:t xml:space="preserve"> </w:t>
      </w:r>
      <w:r w:rsidR="00CD7967">
        <w:rPr>
          <w:b/>
        </w:rPr>
        <w:t>1</w:t>
      </w:r>
      <w:r w:rsidR="00155F1C">
        <w:rPr>
          <w:b/>
        </w:rPr>
        <w:t>,</w:t>
      </w:r>
      <w:r w:rsidR="00CD7967">
        <w:rPr>
          <w:b/>
        </w:rPr>
        <w:t xml:space="preserve"> 201</w:t>
      </w:r>
      <w:r w:rsidR="00747F75">
        <w:rPr>
          <w:b/>
        </w:rPr>
        <w:t>5</w:t>
      </w:r>
      <w:r w:rsidR="00CD7967">
        <w:rPr>
          <w:b/>
        </w:rPr>
        <w:t xml:space="preserve"> through August 31, </w:t>
      </w:r>
      <w:r w:rsidR="002B4AFF">
        <w:rPr>
          <w:b/>
        </w:rPr>
        <w:t>2015</w:t>
      </w:r>
      <w:r w:rsidR="00CD7967">
        <w:rPr>
          <w:b/>
        </w:rPr>
        <w:t>)</w:t>
      </w:r>
      <w:r w:rsidRPr="008B02BF">
        <w:rPr>
          <w:b/>
        </w:rPr>
        <w:t>:</w:t>
      </w:r>
      <w:r w:rsidRPr="008B02BF">
        <w:t xml:space="preserve"> </w:t>
      </w:r>
      <w:r>
        <w:t xml:space="preserve"> </w:t>
      </w:r>
    </w:p>
    <w:p w14:paraId="40207FE1" w14:textId="77777777" w:rsidR="00DE30DE" w:rsidRDefault="00DE30DE" w:rsidP="00F86051">
      <w:pPr>
        <w:ind w:left="561" w:hanging="14"/>
        <w:jc w:val="both"/>
      </w:pPr>
    </w:p>
    <w:p w14:paraId="654439B6" w14:textId="77777777" w:rsidR="00B31D82" w:rsidRDefault="00B31D82" w:rsidP="00B31D82">
      <w:pPr>
        <w:pStyle w:val="ListParagraph"/>
        <w:numPr>
          <w:ilvl w:val="0"/>
          <w:numId w:val="46"/>
        </w:numPr>
        <w:jc w:val="both"/>
        <w:rPr>
          <w:rFonts w:ascii="Times New Roman" w:hAnsi="Times New Roman"/>
          <w:sz w:val="24"/>
          <w:szCs w:val="24"/>
        </w:rPr>
      </w:pPr>
      <w:r>
        <w:rPr>
          <w:rFonts w:ascii="Times New Roman" w:hAnsi="Times New Roman"/>
          <w:sz w:val="24"/>
          <w:szCs w:val="24"/>
        </w:rPr>
        <w:t>The principal investigator will seek funding opportunities for CANDU natural uranium dioxide sample irradiations and experimental investigations.</w:t>
      </w:r>
    </w:p>
    <w:p w14:paraId="61E420C6" w14:textId="0566D8C8" w:rsidR="00B31D82" w:rsidRPr="00B31D82" w:rsidRDefault="00B31D82" w:rsidP="00B31D82">
      <w:pPr>
        <w:pStyle w:val="ListParagraph"/>
        <w:ind w:left="1267"/>
        <w:jc w:val="both"/>
        <w:rPr>
          <w:rFonts w:ascii="Times New Roman" w:hAnsi="Times New Roman"/>
          <w:sz w:val="24"/>
          <w:szCs w:val="24"/>
        </w:rPr>
      </w:pPr>
      <w:r>
        <w:rPr>
          <w:rFonts w:ascii="Times New Roman" w:hAnsi="Times New Roman"/>
          <w:sz w:val="24"/>
          <w:szCs w:val="24"/>
        </w:rPr>
        <w:t xml:space="preserve"> </w:t>
      </w:r>
    </w:p>
    <w:p w14:paraId="39D6C091" w14:textId="57AA1BB0" w:rsidR="001C377E" w:rsidRDefault="001C377E" w:rsidP="00643007">
      <w:pPr>
        <w:ind w:left="561" w:hanging="14"/>
        <w:jc w:val="both"/>
      </w:pPr>
      <w:r w:rsidRPr="000D12EB">
        <w:rPr>
          <w:b/>
        </w:rPr>
        <w:t>Training and Professional Development</w:t>
      </w:r>
      <w:r>
        <w:rPr>
          <w:b/>
        </w:rPr>
        <w:t>:</w:t>
      </w:r>
      <w:r>
        <w:t xml:space="preserve"> </w:t>
      </w:r>
      <w:r w:rsidR="00645994">
        <w:t>Two</w:t>
      </w:r>
      <w:r w:rsidR="00961B00">
        <w:t xml:space="preserve"> </w:t>
      </w:r>
      <w:r>
        <w:t>graduate students</w:t>
      </w:r>
      <w:r w:rsidR="000B72B0">
        <w:t xml:space="preserve">, </w:t>
      </w:r>
      <w:r w:rsidR="00645994">
        <w:t xml:space="preserve">Mathew </w:t>
      </w:r>
      <w:proofErr w:type="spellStart"/>
      <w:r w:rsidR="00645994">
        <w:t>Swinney</w:t>
      </w:r>
      <w:proofErr w:type="spellEnd"/>
      <w:r w:rsidR="00645994">
        <w:t xml:space="preserve"> and Jeremy Osborn</w:t>
      </w:r>
      <w:r w:rsidR="00961B00">
        <w:t xml:space="preserve"> </w:t>
      </w:r>
      <w:r>
        <w:t>worked in this thrust area in this fiscal year</w:t>
      </w:r>
      <w:r w:rsidR="0007756C">
        <w:t>.</w:t>
      </w:r>
      <w:r>
        <w:t xml:space="preserve"> </w:t>
      </w:r>
      <w:r w:rsidR="0007756C">
        <w:t>A</w:t>
      </w:r>
      <w:r>
        <w:t xml:space="preserve">ll </w:t>
      </w:r>
      <w:r w:rsidR="00961B00">
        <w:t xml:space="preserve">the </w:t>
      </w:r>
      <w:r w:rsidR="0007756C">
        <w:t>students</w:t>
      </w:r>
      <w:r>
        <w:t xml:space="preserve"> were trained by the team lead</w:t>
      </w:r>
      <w:r w:rsidR="0007756C">
        <w:t>,</w:t>
      </w:r>
      <w:r>
        <w:t xml:space="preserve"> Dr. </w:t>
      </w:r>
      <w:proofErr w:type="spellStart"/>
      <w:r>
        <w:t>Chirayath</w:t>
      </w:r>
      <w:proofErr w:type="spellEnd"/>
      <w:r w:rsidR="00210C00">
        <w:t>,</w:t>
      </w:r>
      <w:r>
        <w:t xml:space="preserve"> </w:t>
      </w:r>
      <w:r w:rsidR="0007756C">
        <w:t xml:space="preserve">in the following areas: </w:t>
      </w:r>
      <w:r>
        <w:t>us</w:t>
      </w:r>
      <w:r w:rsidR="0007756C">
        <w:t>e of</w:t>
      </w:r>
      <w:r>
        <w:t xml:space="preserve"> MCNPX radiation transport code, </w:t>
      </w:r>
      <w:r w:rsidR="009A0312">
        <w:t xml:space="preserve">the </w:t>
      </w:r>
      <w:r>
        <w:t xml:space="preserve">theory behind the code, performing simulations of reactor core </w:t>
      </w:r>
      <w:proofErr w:type="spellStart"/>
      <w:r>
        <w:t>neutronics</w:t>
      </w:r>
      <w:proofErr w:type="spellEnd"/>
      <w:r w:rsidR="009A0312">
        <w:t>, and</w:t>
      </w:r>
      <w:r>
        <w:t xml:space="preserve"> analyz</w:t>
      </w:r>
      <w:r w:rsidR="009A0312">
        <w:t>ing</w:t>
      </w:r>
      <w:r>
        <w:t xml:space="preserve"> the results generated by the code.  This code system is a valuable tool </w:t>
      </w:r>
      <w:r w:rsidR="003002FB">
        <w:t>for</w:t>
      </w:r>
      <w:r>
        <w:t xml:space="preserve"> carrying out 3D neutron and photon radiation transport simulations for various purposes.  </w:t>
      </w:r>
      <w:r w:rsidR="007A05C6">
        <w:t xml:space="preserve"> </w:t>
      </w:r>
      <w:r w:rsidR="00B31D82">
        <w:t xml:space="preserve"> </w:t>
      </w:r>
    </w:p>
    <w:p w14:paraId="7EA64EBE" w14:textId="77777777" w:rsidR="001C377E" w:rsidRDefault="001C377E" w:rsidP="00392629">
      <w:pPr>
        <w:ind w:left="270"/>
        <w:rPr>
          <w:lang w:val="en-CA"/>
        </w:rPr>
      </w:pPr>
    </w:p>
    <w:p w14:paraId="4D27C795" w14:textId="635C4545" w:rsidR="00744722" w:rsidRPr="009414F2" w:rsidRDefault="001C377E" w:rsidP="00744722">
      <w:pPr>
        <w:ind w:left="360"/>
        <w:jc w:val="both"/>
        <w:rPr>
          <w:color w:val="000000"/>
        </w:rPr>
      </w:pPr>
      <w:r w:rsidRPr="009414F2">
        <w:rPr>
          <w:u w:val="single"/>
        </w:rPr>
        <w:t>Thrust-2</w:t>
      </w:r>
      <w:r w:rsidRPr="009414F2">
        <w:t xml:space="preserve">: </w:t>
      </w:r>
      <w:r w:rsidRPr="009414F2">
        <w:rPr>
          <w:i/>
        </w:rPr>
        <w:t>Neutron Irradiation of Uranium Dioxide (UO</w:t>
      </w:r>
      <w:r w:rsidRPr="009414F2">
        <w:rPr>
          <w:i/>
          <w:vertAlign w:val="subscript"/>
        </w:rPr>
        <w:t>2</w:t>
      </w:r>
      <w:r w:rsidRPr="009414F2">
        <w:rPr>
          <w:i/>
        </w:rPr>
        <w:t>) Fuel Pellets</w:t>
      </w:r>
      <w:r w:rsidRPr="009414F2">
        <w:t>. The goal of this thrust area</w:t>
      </w:r>
      <w:r w:rsidR="00744722" w:rsidRPr="009414F2">
        <w:t xml:space="preserve"> </w:t>
      </w:r>
      <w:r w:rsidRPr="009414F2">
        <w:t xml:space="preserve">is to coordinate in-reactor irradiations at ORNL-HFIR and then provide the irradiated samples to the TAMU Chemical and Forensics Analysis Team </w:t>
      </w:r>
      <w:r w:rsidR="00FD74C8" w:rsidRPr="009414F2">
        <w:t>which will</w:t>
      </w:r>
      <w:r w:rsidRPr="009414F2">
        <w:t xml:space="preserve"> separate plutoniu</w:t>
      </w:r>
      <w:r w:rsidR="00744722" w:rsidRPr="009414F2">
        <w:t>m using the PUREX process.  In this project we envisaged</w:t>
      </w:r>
      <w:r w:rsidRPr="009414F2">
        <w:t xml:space="preserve"> to irradiate two sets of uranium samples: (a) depleted </w:t>
      </w:r>
      <w:r w:rsidR="00424F62" w:rsidRPr="009414F2">
        <w:t>UO</w:t>
      </w:r>
      <w:r w:rsidR="00424F62" w:rsidRPr="009414F2">
        <w:rPr>
          <w:vertAlign w:val="subscript"/>
        </w:rPr>
        <w:t>2</w:t>
      </w:r>
      <w:r w:rsidR="00424F62" w:rsidRPr="009414F2">
        <w:t xml:space="preserve"> </w:t>
      </w:r>
      <w:r w:rsidRPr="009414F2">
        <w:t xml:space="preserve">irradiation in fast spectrum neutrons (simulating the FBR case) and (b) natural </w:t>
      </w:r>
      <w:r w:rsidR="00424F62" w:rsidRPr="009414F2">
        <w:t>UO</w:t>
      </w:r>
      <w:r w:rsidR="00424F62" w:rsidRPr="009414F2">
        <w:rPr>
          <w:vertAlign w:val="subscript"/>
        </w:rPr>
        <w:t>2</w:t>
      </w:r>
      <w:r w:rsidRPr="009414F2">
        <w:t xml:space="preserve"> irradiation in thermal spectrum neutron</w:t>
      </w:r>
      <w:r w:rsidR="00744722" w:rsidRPr="009414F2">
        <w:t xml:space="preserve">s (simulating the CANDU case). </w:t>
      </w:r>
      <w:r w:rsidR="00FD74C8" w:rsidRPr="009414F2">
        <w:t>T</w:t>
      </w:r>
      <w:r w:rsidR="00744722" w:rsidRPr="009414F2">
        <w:t xml:space="preserve">he </w:t>
      </w:r>
      <w:r w:rsidR="00744722" w:rsidRPr="009414F2">
        <w:rPr>
          <w:color w:val="000000"/>
        </w:rPr>
        <w:t>overall funding reduction of $56,963 led us to suspend the planned irradiation of surrogate CANDU reactor natural UO</w:t>
      </w:r>
      <w:r w:rsidR="00744722" w:rsidRPr="009414F2">
        <w:rPr>
          <w:color w:val="000000"/>
          <w:vertAlign w:val="subscript"/>
        </w:rPr>
        <w:t>2</w:t>
      </w:r>
      <w:r w:rsidR="00744722" w:rsidRPr="009414F2">
        <w:rPr>
          <w:color w:val="000000"/>
        </w:rPr>
        <w:t xml:space="preserve"> fuel</w:t>
      </w:r>
      <w:r w:rsidR="00FD74C8" w:rsidRPr="009414F2">
        <w:rPr>
          <w:color w:val="000000"/>
        </w:rPr>
        <w:t>, chemical dissolution and comparison</w:t>
      </w:r>
      <w:r w:rsidR="00744722" w:rsidRPr="009414F2">
        <w:rPr>
          <w:color w:val="000000"/>
        </w:rPr>
        <w:t xml:space="preserve"> </w:t>
      </w:r>
      <w:r w:rsidR="00FD74C8" w:rsidRPr="009414F2">
        <w:rPr>
          <w:color w:val="000000"/>
        </w:rPr>
        <w:t xml:space="preserve">of lab results to computational results </w:t>
      </w:r>
      <w:r w:rsidR="00744722" w:rsidRPr="009414F2">
        <w:rPr>
          <w:color w:val="000000"/>
        </w:rPr>
        <w:t>in FY 2014. With the available funding</w:t>
      </w:r>
      <w:r w:rsidR="00FD74C8" w:rsidRPr="009414F2">
        <w:rPr>
          <w:color w:val="000000"/>
        </w:rPr>
        <w:t>,</w:t>
      </w:r>
      <w:r w:rsidR="00744722" w:rsidRPr="009414F2">
        <w:rPr>
          <w:color w:val="000000"/>
        </w:rPr>
        <w:t xml:space="preserve"> we are fabricating the natural UO</w:t>
      </w:r>
      <w:r w:rsidR="00744722" w:rsidRPr="009414F2">
        <w:rPr>
          <w:color w:val="000000"/>
          <w:vertAlign w:val="subscript"/>
        </w:rPr>
        <w:t>2</w:t>
      </w:r>
      <w:r w:rsidR="00744722" w:rsidRPr="009414F2">
        <w:rPr>
          <w:color w:val="000000"/>
        </w:rPr>
        <w:t xml:space="preserve"> fuel samples with services from ORNL </w:t>
      </w:r>
      <w:r w:rsidR="009414F2" w:rsidRPr="009414F2">
        <w:rPr>
          <w:color w:val="000000"/>
        </w:rPr>
        <w:t>and will be shipped to TAMU within a month..</w:t>
      </w:r>
      <w:r w:rsidR="00EC20EE" w:rsidRPr="009414F2">
        <w:rPr>
          <w:color w:val="000000"/>
        </w:rPr>
        <w:t xml:space="preserve"> </w:t>
      </w:r>
      <w:r w:rsidR="009414F2" w:rsidRPr="009414F2">
        <w:rPr>
          <w:color w:val="000000"/>
        </w:rPr>
        <w:t>T</w:t>
      </w:r>
      <w:r w:rsidR="00EC20EE" w:rsidRPr="009414F2">
        <w:rPr>
          <w:color w:val="000000"/>
        </w:rPr>
        <w:t xml:space="preserve">he assumption </w:t>
      </w:r>
      <w:r w:rsidR="009414F2" w:rsidRPr="009414F2">
        <w:rPr>
          <w:color w:val="000000"/>
        </w:rPr>
        <w:t xml:space="preserve">made is </w:t>
      </w:r>
      <w:r w:rsidR="00EC20EE" w:rsidRPr="009414F2">
        <w:rPr>
          <w:color w:val="000000"/>
        </w:rPr>
        <w:t>that additional funding can be secured either from DHS or some other funding agency in the future to complete the neutron irradiation and experimental forensics investigation on irradiated natural UO</w:t>
      </w:r>
      <w:r w:rsidR="00EC20EE" w:rsidRPr="009414F2">
        <w:rPr>
          <w:color w:val="000000"/>
          <w:vertAlign w:val="subscript"/>
        </w:rPr>
        <w:t>2</w:t>
      </w:r>
      <w:r w:rsidR="00EC20EE" w:rsidRPr="009414F2">
        <w:rPr>
          <w:color w:val="000000"/>
        </w:rPr>
        <w:t xml:space="preserve"> fuel samples.</w:t>
      </w:r>
    </w:p>
    <w:p w14:paraId="0A208303" w14:textId="77777777" w:rsidR="001C377E" w:rsidRPr="008D4087" w:rsidRDefault="001C377E" w:rsidP="00F64667">
      <w:pPr>
        <w:spacing w:after="120"/>
        <w:ind w:left="548" w:hanging="274"/>
        <w:jc w:val="both"/>
      </w:pPr>
    </w:p>
    <w:p w14:paraId="1C4EC270" w14:textId="354C5EF6" w:rsidR="001C377E" w:rsidRDefault="001C377E">
      <w:pPr>
        <w:ind w:left="364"/>
        <w:jc w:val="both"/>
      </w:pPr>
      <w:r w:rsidRPr="00430B93">
        <w:rPr>
          <w:b/>
        </w:rPr>
        <w:lastRenderedPageBreak/>
        <w:t>Accomplishments:</w:t>
      </w:r>
      <w:r>
        <w:t xml:space="preserve"> </w:t>
      </w:r>
      <w:r w:rsidR="003A174E">
        <w:t xml:space="preserve">Coordinated with ORNL on the </w:t>
      </w:r>
      <w:r w:rsidR="00B07E0E">
        <w:t xml:space="preserve">fabrication </w:t>
      </w:r>
      <w:r w:rsidR="00A714C2">
        <w:t xml:space="preserve">work is in progress at ORNL </w:t>
      </w:r>
      <w:r>
        <w:t>under the work</w:t>
      </w:r>
      <w:r w:rsidR="003002FB">
        <w:t>-</w:t>
      </w:r>
      <w:r>
        <w:t>for</w:t>
      </w:r>
      <w:r w:rsidR="003002FB">
        <w:t>-</w:t>
      </w:r>
      <w:r>
        <w:t>other</w:t>
      </w:r>
      <w:r w:rsidR="003002FB">
        <w:t>s</w:t>
      </w:r>
      <w:r>
        <w:t xml:space="preserve"> agreement </w:t>
      </w:r>
      <w:r w:rsidR="003002FB">
        <w:t xml:space="preserve">(Agreement </w:t>
      </w:r>
      <w:r>
        <w:t xml:space="preserve">No. </w:t>
      </w:r>
      <w:r w:rsidR="00B07E0E" w:rsidRPr="00B07E0E">
        <w:t>NFE-14-05210 TEES</w:t>
      </w:r>
      <w:r w:rsidR="003002FB">
        <w:t>)</w:t>
      </w:r>
      <w:r w:rsidR="00210C00">
        <w:t>,</w:t>
      </w:r>
      <w:r w:rsidR="00B07E0E">
        <w:t xml:space="preserve"> and </w:t>
      </w:r>
      <w:r w:rsidR="009E249D">
        <w:t xml:space="preserve">the </w:t>
      </w:r>
      <w:r w:rsidR="00A852CF">
        <w:t xml:space="preserve">fabrication </w:t>
      </w:r>
      <w:r w:rsidR="00B07E0E">
        <w:t xml:space="preserve">is </w:t>
      </w:r>
      <w:r w:rsidR="009E249D">
        <w:t>complete and we are expecting to receive it from ORNL in month of June 2015.</w:t>
      </w:r>
      <w:r>
        <w:t xml:space="preserve"> </w:t>
      </w:r>
    </w:p>
    <w:p w14:paraId="6AD5D97C" w14:textId="3C851DD6" w:rsidR="000B72B0" w:rsidRPr="000B72B0" w:rsidRDefault="001C377E" w:rsidP="00E56D76">
      <w:pPr>
        <w:jc w:val="both"/>
        <w:rPr>
          <w:color w:val="FF0000"/>
        </w:rPr>
      </w:pPr>
      <w:r w:rsidRPr="000B72B0">
        <w:rPr>
          <w:color w:val="FF0000"/>
          <w:lang w:val="en-CA"/>
        </w:rPr>
        <w:t xml:space="preserve"> </w:t>
      </w:r>
    </w:p>
    <w:p w14:paraId="11EAA1E4" w14:textId="0FD3C10E" w:rsidR="00A714C2" w:rsidRDefault="00A714C2" w:rsidP="00E56D76">
      <w:pPr>
        <w:spacing w:after="120"/>
        <w:ind w:left="450"/>
        <w:jc w:val="both"/>
      </w:pPr>
      <w:r>
        <w:t>Other important accomplishments include:</w:t>
      </w:r>
    </w:p>
    <w:p w14:paraId="37ACD77A" w14:textId="24576825" w:rsidR="00A714C2" w:rsidRPr="004B25DC" w:rsidRDefault="00A714C2" w:rsidP="00A714C2">
      <w:pPr>
        <w:pStyle w:val="ListParagraph"/>
        <w:numPr>
          <w:ilvl w:val="0"/>
          <w:numId w:val="47"/>
        </w:numPr>
        <w:ind w:left="1418" w:hanging="851"/>
        <w:contextualSpacing w:val="0"/>
        <w:jc w:val="both"/>
        <w:rPr>
          <w:rFonts w:ascii="Times New Roman" w:hAnsi="Times New Roman"/>
          <w:sz w:val="24"/>
          <w:szCs w:val="24"/>
        </w:rPr>
      </w:pPr>
      <w:r>
        <w:rPr>
          <w:rFonts w:ascii="Times New Roman" w:hAnsi="Times New Roman"/>
          <w:sz w:val="24"/>
          <w:szCs w:val="24"/>
        </w:rPr>
        <w:t xml:space="preserve">Mathew </w:t>
      </w:r>
      <w:proofErr w:type="spellStart"/>
      <w:r>
        <w:rPr>
          <w:rFonts w:ascii="Times New Roman" w:hAnsi="Times New Roman"/>
          <w:sz w:val="24"/>
          <w:szCs w:val="24"/>
        </w:rPr>
        <w:t>Swinney</w:t>
      </w:r>
      <w:proofErr w:type="spellEnd"/>
      <w:r>
        <w:rPr>
          <w:rFonts w:ascii="Times New Roman" w:hAnsi="Times New Roman"/>
          <w:sz w:val="24"/>
          <w:szCs w:val="24"/>
        </w:rPr>
        <w:t xml:space="preserve"> </w:t>
      </w:r>
      <w:r w:rsidR="009E249D">
        <w:rPr>
          <w:rFonts w:ascii="Times New Roman" w:hAnsi="Times New Roman"/>
          <w:sz w:val="24"/>
          <w:szCs w:val="24"/>
        </w:rPr>
        <w:t xml:space="preserve">who worked in this thrust area defended his PhD dissertation proposal successfully </w:t>
      </w:r>
      <w:r>
        <w:rPr>
          <w:rFonts w:ascii="Times New Roman" w:hAnsi="Times New Roman"/>
          <w:sz w:val="24"/>
          <w:szCs w:val="24"/>
        </w:rPr>
        <w:t>on December 15, 2014.</w:t>
      </w:r>
    </w:p>
    <w:p w14:paraId="14860CF2" w14:textId="77777777" w:rsidR="001C377E" w:rsidRPr="004A12AC" w:rsidRDefault="001C377E" w:rsidP="00F64667">
      <w:pPr>
        <w:spacing w:after="120"/>
        <w:ind w:left="547"/>
        <w:jc w:val="both"/>
        <w:rPr>
          <w:lang w:val="en-CA"/>
        </w:rPr>
      </w:pPr>
    </w:p>
    <w:p w14:paraId="75AB539D" w14:textId="0B9750BD" w:rsidR="00E52724" w:rsidRDefault="00E52724" w:rsidP="003C7B3F">
      <w:pPr>
        <w:tabs>
          <w:tab w:val="left" w:pos="7240"/>
        </w:tabs>
        <w:ind w:left="350"/>
        <w:jc w:val="both"/>
      </w:pPr>
      <w:r w:rsidRPr="000D12EB">
        <w:rPr>
          <w:b/>
        </w:rPr>
        <w:t>Plans</w:t>
      </w:r>
      <w:r>
        <w:rPr>
          <w:b/>
        </w:rPr>
        <w:t xml:space="preserve"> (</w:t>
      </w:r>
      <w:r w:rsidR="009E249D">
        <w:rPr>
          <w:b/>
        </w:rPr>
        <w:t xml:space="preserve">May </w:t>
      </w:r>
      <w:r>
        <w:rPr>
          <w:b/>
        </w:rPr>
        <w:t>1</w:t>
      </w:r>
      <w:r w:rsidR="00155F1C">
        <w:rPr>
          <w:b/>
        </w:rPr>
        <w:t>,</w:t>
      </w:r>
      <w:r>
        <w:rPr>
          <w:b/>
        </w:rPr>
        <w:t xml:space="preserve"> </w:t>
      </w:r>
      <w:r w:rsidR="009E249D">
        <w:rPr>
          <w:b/>
        </w:rPr>
        <w:t xml:space="preserve">2015 </w:t>
      </w:r>
      <w:r>
        <w:rPr>
          <w:b/>
        </w:rPr>
        <w:t xml:space="preserve">through August 31, </w:t>
      </w:r>
      <w:r w:rsidR="006C3D84">
        <w:rPr>
          <w:b/>
        </w:rPr>
        <w:t>2015</w:t>
      </w:r>
      <w:r>
        <w:rPr>
          <w:b/>
        </w:rPr>
        <w:t>)</w:t>
      </w:r>
      <w:r w:rsidRPr="008B02BF">
        <w:rPr>
          <w:b/>
        </w:rPr>
        <w:t>:</w:t>
      </w:r>
      <w:r w:rsidRPr="008B02BF">
        <w:t xml:space="preserve"> </w:t>
      </w:r>
      <w:r>
        <w:t xml:space="preserve"> </w:t>
      </w:r>
    </w:p>
    <w:p w14:paraId="707DB057" w14:textId="3A126D2C" w:rsidR="003C7B3F" w:rsidRDefault="00740B0C" w:rsidP="003C7B3F">
      <w:pPr>
        <w:pStyle w:val="ListParagraph"/>
        <w:numPr>
          <w:ilvl w:val="0"/>
          <w:numId w:val="46"/>
        </w:numPr>
        <w:jc w:val="both"/>
        <w:rPr>
          <w:rFonts w:ascii="Times New Roman" w:hAnsi="Times New Roman"/>
          <w:sz w:val="24"/>
          <w:szCs w:val="24"/>
        </w:rPr>
      </w:pPr>
      <w:r>
        <w:rPr>
          <w:rFonts w:ascii="Times New Roman" w:hAnsi="Times New Roman"/>
          <w:sz w:val="24"/>
          <w:szCs w:val="24"/>
        </w:rPr>
        <w:t xml:space="preserve">The </w:t>
      </w:r>
      <w:r w:rsidR="009E249D">
        <w:rPr>
          <w:rFonts w:ascii="Times New Roman" w:hAnsi="Times New Roman"/>
          <w:sz w:val="24"/>
          <w:szCs w:val="24"/>
        </w:rPr>
        <w:t>natural UO</w:t>
      </w:r>
      <w:r w:rsidR="009E249D" w:rsidRPr="009E249D">
        <w:rPr>
          <w:rFonts w:ascii="Times New Roman" w:hAnsi="Times New Roman"/>
          <w:sz w:val="24"/>
          <w:szCs w:val="24"/>
          <w:vertAlign w:val="subscript"/>
        </w:rPr>
        <w:t>2</w:t>
      </w:r>
      <w:r w:rsidR="009E249D">
        <w:rPr>
          <w:rFonts w:ascii="Times New Roman" w:hAnsi="Times New Roman"/>
          <w:sz w:val="24"/>
          <w:szCs w:val="24"/>
        </w:rPr>
        <w:t xml:space="preserve"> </w:t>
      </w:r>
      <w:r>
        <w:rPr>
          <w:rFonts w:ascii="Times New Roman" w:hAnsi="Times New Roman"/>
          <w:sz w:val="24"/>
          <w:szCs w:val="24"/>
        </w:rPr>
        <w:t>samples will be shipped to TAMU</w:t>
      </w:r>
      <w:r w:rsidR="009E249D">
        <w:rPr>
          <w:rFonts w:ascii="Times New Roman" w:hAnsi="Times New Roman"/>
          <w:sz w:val="24"/>
          <w:szCs w:val="24"/>
        </w:rPr>
        <w:t xml:space="preserve"> from ORNL in June, which will be coordinated for receipt in consultation with the radiation safety officer at TAMU</w:t>
      </w:r>
      <w:r>
        <w:rPr>
          <w:rFonts w:ascii="Times New Roman" w:hAnsi="Times New Roman"/>
          <w:sz w:val="24"/>
          <w:szCs w:val="24"/>
        </w:rPr>
        <w:t xml:space="preserve">.  </w:t>
      </w:r>
    </w:p>
    <w:p w14:paraId="48B3949D" w14:textId="423E3C95" w:rsidR="00E52724" w:rsidRDefault="00E52724" w:rsidP="000B72B0">
      <w:pPr>
        <w:ind w:left="1084"/>
        <w:jc w:val="both"/>
      </w:pPr>
    </w:p>
    <w:p w14:paraId="1813395E" w14:textId="334B2494" w:rsidR="00740B0C" w:rsidRDefault="001C377E" w:rsidP="000B72B0">
      <w:pPr>
        <w:ind w:left="561" w:hanging="14"/>
        <w:jc w:val="both"/>
      </w:pPr>
      <w:r w:rsidRPr="000D12EB">
        <w:rPr>
          <w:b/>
        </w:rPr>
        <w:t>Training and Professional Development</w:t>
      </w:r>
      <w:r>
        <w:rPr>
          <w:b/>
        </w:rPr>
        <w:t>:</w:t>
      </w:r>
      <w:r>
        <w:t xml:space="preserve"> </w:t>
      </w:r>
      <w:r w:rsidR="00E52724">
        <w:t>One graduate student</w:t>
      </w:r>
      <w:r w:rsidR="000B72B0">
        <w:t xml:space="preserve">, </w:t>
      </w:r>
      <w:r w:rsidR="00F37D6E">
        <w:t xml:space="preserve">Marlene </w:t>
      </w:r>
      <w:proofErr w:type="spellStart"/>
      <w:r w:rsidR="00F37D6E">
        <w:t>Bencomo</w:t>
      </w:r>
      <w:proofErr w:type="spellEnd"/>
      <w:r w:rsidR="00F37D6E">
        <w:t xml:space="preserve"> was trained to handle the UO</w:t>
      </w:r>
      <w:r w:rsidR="00F37D6E" w:rsidRPr="00F37D6E">
        <w:rPr>
          <w:vertAlign w:val="subscript"/>
        </w:rPr>
        <w:t>2</w:t>
      </w:r>
      <w:r w:rsidR="00F37D6E">
        <w:t xml:space="preserve"> samples and in the preparations for receiving it here at TAMU. </w:t>
      </w:r>
    </w:p>
    <w:p w14:paraId="0E4701C4" w14:textId="77777777" w:rsidR="00740B0C" w:rsidRDefault="00740B0C" w:rsidP="000B72B0">
      <w:pPr>
        <w:ind w:left="561" w:hanging="14"/>
        <w:jc w:val="both"/>
      </w:pPr>
    </w:p>
    <w:p w14:paraId="0CACB195" w14:textId="427B5D83" w:rsidR="001C377E" w:rsidRDefault="000B72B0" w:rsidP="00F64667">
      <w:pPr>
        <w:ind w:left="561" w:hanging="14"/>
        <w:jc w:val="both"/>
      </w:pPr>
      <w:r>
        <w:t xml:space="preserve"> </w:t>
      </w:r>
    </w:p>
    <w:p w14:paraId="582564B7" w14:textId="77777777" w:rsidR="001C377E" w:rsidRPr="00CA5416" w:rsidRDefault="00DB55D6" w:rsidP="00216C57">
      <w:pPr>
        <w:spacing w:after="120"/>
        <w:rPr>
          <w:rFonts w:ascii="Arial" w:hAnsi="Arial" w:cs="Arial"/>
          <w:b/>
          <w:bCs/>
          <w:sz w:val="26"/>
          <w:szCs w:val="26"/>
          <w:lang w:val="en-CA"/>
        </w:rPr>
      </w:pPr>
      <w:r w:rsidRPr="00CA5416">
        <w:rPr>
          <w:rFonts w:ascii="Arial" w:hAnsi="Arial" w:cs="Arial"/>
          <w:b/>
          <w:bCs/>
          <w:sz w:val="26"/>
          <w:szCs w:val="26"/>
          <w:lang w:val="en-CA"/>
        </w:rPr>
        <w:t>2.  Chemical and Forensics Analysis Team</w:t>
      </w:r>
    </w:p>
    <w:p w14:paraId="2D95942D" w14:textId="16C5C89C" w:rsidR="00910E83" w:rsidRPr="009534CA" w:rsidRDefault="00DB55D6" w:rsidP="00910E83">
      <w:pPr>
        <w:spacing w:after="120"/>
        <w:ind w:left="548" w:hanging="274"/>
        <w:jc w:val="both"/>
        <w:rPr>
          <w:lang w:val="en-CA"/>
        </w:rPr>
      </w:pPr>
      <w:r w:rsidRPr="00CA5416">
        <w:rPr>
          <w:b/>
          <w:i/>
        </w:rPr>
        <w:t>Experimental Investigations of Irradiated UO</w:t>
      </w:r>
      <w:r w:rsidRPr="009534CA">
        <w:rPr>
          <w:b/>
          <w:i/>
          <w:vertAlign w:val="subscript"/>
        </w:rPr>
        <w:t>2</w:t>
      </w:r>
      <w:r w:rsidRPr="009534CA">
        <w:rPr>
          <w:b/>
          <w:i/>
        </w:rPr>
        <w:t xml:space="preserve"> pellets through Chemical Separations of Pu</w:t>
      </w:r>
      <w:r w:rsidRPr="009534CA">
        <w:rPr>
          <w:b/>
        </w:rPr>
        <w:t>.</w:t>
      </w:r>
      <w:r w:rsidRPr="009534CA">
        <w:t xml:space="preserve"> The goal of this research is to conduct comprehensive isotopic and chemical analyses of small quantities of </w:t>
      </w:r>
      <w:r w:rsidR="001C377E" w:rsidRPr="009534CA">
        <w:t xml:space="preserve">irradiated </w:t>
      </w:r>
      <w:r w:rsidR="001904CE" w:rsidRPr="009534CA">
        <w:t xml:space="preserve">uranium </w:t>
      </w:r>
      <w:r w:rsidR="001C377E" w:rsidRPr="009534CA">
        <w:t>fuel</w:t>
      </w:r>
      <w:r w:rsidRPr="009534CA">
        <w:t xml:space="preserve"> needed to validate the detailed computational predictions</w:t>
      </w:r>
      <w:r w:rsidR="003B7108" w:rsidRPr="009534CA">
        <w:t xml:space="preserve"> of the </w:t>
      </w:r>
      <w:proofErr w:type="spellStart"/>
      <w:r w:rsidR="003B7108" w:rsidRPr="009534CA">
        <w:t>Neutronics</w:t>
      </w:r>
      <w:proofErr w:type="spellEnd"/>
      <w:r w:rsidR="003B7108" w:rsidRPr="009534CA">
        <w:t xml:space="preserve"> Team</w:t>
      </w:r>
      <w:r w:rsidRPr="009534CA">
        <w:rPr>
          <w:lang w:val="en-CA"/>
        </w:rPr>
        <w:t xml:space="preserve">.  </w:t>
      </w:r>
      <w:r w:rsidR="00DD6F1F" w:rsidRPr="009534CA">
        <w:rPr>
          <w:lang w:val="en-CA"/>
        </w:rPr>
        <w:t>The</w:t>
      </w:r>
      <w:r w:rsidR="00073F0D" w:rsidRPr="009534CA">
        <w:rPr>
          <w:lang w:val="en-CA"/>
        </w:rPr>
        <w:t xml:space="preserve">y </w:t>
      </w:r>
      <w:r w:rsidR="00073F0D" w:rsidRPr="00CA5416">
        <w:rPr>
          <w:lang w:val="en-CA"/>
        </w:rPr>
        <w:t>ha</w:t>
      </w:r>
      <w:r w:rsidR="00073F0D" w:rsidRPr="009534CA">
        <w:rPr>
          <w:lang w:val="en-CA"/>
        </w:rPr>
        <w:t>ve</w:t>
      </w:r>
      <w:r w:rsidR="00073F0D" w:rsidRPr="00CA5416">
        <w:rPr>
          <w:lang w:val="en-CA"/>
        </w:rPr>
        <w:t xml:space="preserve"> </w:t>
      </w:r>
      <w:r w:rsidR="00DD6F1F" w:rsidRPr="00CA5416">
        <w:rPr>
          <w:lang w:val="en-CA"/>
        </w:rPr>
        <w:t xml:space="preserve">determined that the nuclides of greatest forensic interest are </w:t>
      </w:r>
      <w:r w:rsidR="00DD6F1F" w:rsidRPr="00CA5416">
        <w:rPr>
          <w:vertAlign w:val="superscript"/>
          <w:lang w:val="en-CA"/>
        </w:rPr>
        <w:t>23</w:t>
      </w:r>
      <w:r w:rsidR="00DD6F1F" w:rsidRPr="009534CA">
        <w:rPr>
          <w:vertAlign w:val="superscript"/>
          <w:lang w:val="en-CA"/>
        </w:rPr>
        <w:t>9</w:t>
      </w:r>
      <w:r w:rsidR="00DD6F1F" w:rsidRPr="009534CA">
        <w:rPr>
          <w:lang w:val="en-CA"/>
        </w:rPr>
        <w:t xml:space="preserve">Pu, </w:t>
      </w:r>
      <w:r w:rsidR="00DD6F1F" w:rsidRPr="009534CA">
        <w:rPr>
          <w:vertAlign w:val="superscript"/>
          <w:lang w:val="en-CA"/>
        </w:rPr>
        <w:t>85</w:t>
      </w:r>
      <w:r w:rsidR="00DD6F1F" w:rsidRPr="009534CA">
        <w:rPr>
          <w:lang w:val="en-CA"/>
        </w:rPr>
        <w:t xml:space="preserve">Rb, </w:t>
      </w:r>
      <w:r w:rsidR="00DD6F1F" w:rsidRPr="009534CA">
        <w:rPr>
          <w:vertAlign w:val="superscript"/>
          <w:lang w:val="en-CA"/>
        </w:rPr>
        <w:t>90</w:t>
      </w:r>
      <w:r w:rsidR="00DD6F1F" w:rsidRPr="009534CA">
        <w:rPr>
          <w:lang w:val="en-CA"/>
        </w:rPr>
        <w:t xml:space="preserve">Sr, </w:t>
      </w:r>
      <w:r w:rsidR="00DD6F1F" w:rsidRPr="009534CA">
        <w:rPr>
          <w:vertAlign w:val="superscript"/>
          <w:lang w:val="en-CA"/>
        </w:rPr>
        <w:t>125</w:t>
      </w:r>
      <w:r w:rsidR="00DD6F1F" w:rsidRPr="009534CA">
        <w:rPr>
          <w:lang w:val="en-CA"/>
        </w:rPr>
        <w:t xml:space="preserve">Sb, </w:t>
      </w:r>
      <w:r w:rsidR="00DD6F1F" w:rsidRPr="009534CA">
        <w:rPr>
          <w:vertAlign w:val="superscript"/>
          <w:lang w:val="en-CA"/>
        </w:rPr>
        <w:t>137</w:t>
      </w:r>
      <w:r w:rsidR="00DD6F1F" w:rsidRPr="009534CA">
        <w:rPr>
          <w:lang w:val="en-CA"/>
        </w:rPr>
        <w:t xml:space="preserve">Cs, </w:t>
      </w:r>
      <w:r w:rsidR="00DD6F1F" w:rsidRPr="009534CA">
        <w:rPr>
          <w:vertAlign w:val="superscript"/>
          <w:lang w:val="en-CA"/>
        </w:rPr>
        <w:t>134</w:t>
      </w:r>
      <w:r w:rsidR="00DD6F1F" w:rsidRPr="009534CA">
        <w:rPr>
          <w:lang w:val="en-CA"/>
        </w:rPr>
        <w:t xml:space="preserve">Cs, </w:t>
      </w:r>
      <w:r w:rsidR="00DD6F1F" w:rsidRPr="009534CA">
        <w:rPr>
          <w:vertAlign w:val="superscript"/>
          <w:lang w:val="en-CA"/>
        </w:rPr>
        <w:t>142</w:t>
      </w:r>
      <w:r w:rsidR="00DD6F1F" w:rsidRPr="009534CA">
        <w:rPr>
          <w:lang w:val="en-CA"/>
        </w:rPr>
        <w:t>Ce,</w:t>
      </w:r>
      <w:r w:rsidR="00DD6F1F" w:rsidRPr="009534CA">
        <w:rPr>
          <w:vertAlign w:val="superscript"/>
          <w:lang w:val="en-CA"/>
        </w:rPr>
        <w:t xml:space="preserve"> 144</w:t>
      </w:r>
      <w:r w:rsidR="00DD6F1F" w:rsidRPr="009534CA">
        <w:rPr>
          <w:lang w:val="en-CA"/>
        </w:rPr>
        <w:t>Ce,</w:t>
      </w:r>
      <w:r w:rsidR="00DD6F1F" w:rsidRPr="009534CA">
        <w:rPr>
          <w:vertAlign w:val="superscript"/>
          <w:lang w:val="en-CA"/>
        </w:rPr>
        <w:t xml:space="preserve"> 154</w:t>
      </w:r>
      <w:r w:rsidR="00DD6F1F" w:rsidRPr="009534CA">
        <w:rPr>
          <w:lang w:val="en-CA"/>
        </w:rPr>
        <w:t xml:space="preserve">Eu, </w:t>
      </w:r>
      <w:r w:rsidR="00DD6F1F" w:rsidRPr="009534CA">
        <w:rPr>
          <w:vertAlign w:val="superscript"/>
          <w:lang w:val="en-CA"/>
        </w:rPr>
        <w:t>147</w:t>
      </w:r>
      <w:r w:rsidR="00DD6F1F" w:rsidRPr="009534CA">
        <w:rPr>
          <w:lang w:val="en-CA"/>
        </w:rPr>
        <w:t xml:space="preserve">Pm, </w:t>
      </w:r>
      <w:r w:rsidR="00DD6F1F" w:rsidRPr="009534CA">
        <w:rPr>
          <w:vertAlign w:val="superscript"/>
          <w:lang w:val="en-CA"/>
        </w:rPr>
        <w:t>148</w:t>
      </w:r>
      <w:r w:rsidR="00DD6F1F" w:rsidRPr="009534CA">
        <w:rPr>
          <w:lang w:val="en-CA"/>
        </w:rPr>
        <w:t xml:space="preserve">Nd, </w:t>
      </w:r>
      <w:r w:rsidR="00DD6F1F" w:rsidRPr="009534CA">
        <w:rPr>
          <w:vertAlign w:val="superscript"/>
          <w:lang w:val="en-CA"/>
        </w:rPr>
        <w:t>129</w:t>
      </w:r>
      <w:r w:rsidR="00DD6F1F" w:rsidRPr="009534CA">
        <w:rPr>
          <w:lang w:val="en-CA"/>
        </w:rPr>
        <w:t xml:space="preserve">I, </w:t>
      </w:r>
      <w:r w:rsidR="00DD6F1F" w:rsidRPr="009534CA">
        <w:rPr>
          <w:vertAlign w:val="superscript"/>
          <w:lang w:val="en-CA"/>
        </w:rPr>
        <w:t>125</w:t>
      </w:r>
      <w:r w:rsidR="00DD6F1F" w:rsidRPr="009534CA">
        <w:rPr>
          <w:lang w:val="en-CA"/>
        </w:rPr>
        <w:t xml:space="preserve">I, </w:t>
      </w:r>
      <w:r w:rsidR="00DD6F1F" w:rsidRPr="009534CA">
        <w:rPr>
          <w:vertAlign w:val="superscript"/>
          <w:lang w:val="en-CA"/>
        </w:rPr>
        <w:t>134</w:t>
      </w:r>
      <w:r w:rsidR="00DD6F1F" w:rsidRPr="009534CA">
        <w:rPr>
          <w:lang w:val="en-CA"/>
        </w:rPr>
        <w:t xml:space="preserve">Ce, </w:t>
      </w:r>
      <w:r w:rsidR="00DD6F1F" w:rsidRPr="009534CA">
        <w:rPr>
          <w:vertAlign w:val="superscript"/>
          <w:lang w:val="en-CA"/>
        </w:rPr>
        <w:t>150</w:t>
      </w:r>
      <w:r w:rsidR="00DD6F1F" w:rsidRPr="009534CA">
        <w:rPr>
          <w:lang w:val="en-CA"/>
        </w:rPr>
        <w:t xml:space="preserve">Sm and </w:t>
      </w:r>
      <w:r w:rsidR="00DD6F1F" w:rsidRPr="009534CA">
        <w:rPr>
          <w:vertAlign w:val="superscript"/>
          <w:lang w:val="en-CA"/>
        </w:rPr>
        <w:t>154</w:t>
      </w:r>
      <w:r w:rsidR="00DD6F1F" w:rsidRPr="009534CA">
        <w:rPr>
          <w:lang w:val="en-CA"/>
        </w:rPr>
        <w:t xml:space="preserve">Sm.  The ratio </w:t>
      </w:r>
      <w:r w:rsidR="00DD6F1F" w:rsidRPr="009534CA">
        <w:rPr>
          <w:vertAlign w:val="superscript"/>
          <w:lang w:val="en-CA"/>
        </w:rPr>
        <w:t>150</w:t>
      </w:r>
      <w:r w:rsidR="00DD6F1F" w:rsidRPr="009534CA">
        <w:rPr>
          <w:lang w:val="en-CA"/>
        </w:rPr>
        <w:t xml:space="preserve">Sm/Pu is especially interesting because it should vary by more than a factor of 100 between FBR and CANDU reactors (refer to Table 1). The goal this </w:t>
      </w:r>
      <w:r w:rsidR="00073F0D" w:rsidRPr="009534CA">
        <w:rPr>
          <w:lang w:val="en-CA"/>
        </w:rPr>
        <w:t xml:space="preserve">project </w:t>
      </w:r>
      <w:r w:rsidR="00DD6F1F" w:rsidRPr="00CA5416">
        <w:rPr>
          <w:lang w:val="en-CA"/>
        </w:rPr>
        <w:t xml:space="preserve">year </w:t>
      </w:r>
      <w:r w:rsidR="00073F0D" w:rsidRPr="009534CA">
        <w:rPr>
          <w:lang w:val="en-CA"/>
        </w:rPr>
        <w:t xml:space="preserve">has been </w:t>
      </w:r>
      <w:r w:rsidR="00DD6F1F" w:rsidRPr="00CA5416">
        <w:rPr>
          <w:lang w:val="en-CA"/>
        </w:rPr>
        <w:t xml:space="preserve">to </w:t>
      </w:r>
      <w:r w:rsidR="00073F0D" w:rsidRPr="009534CA">
        <w:rPr>
          <w:lang w:val="en-CA"/>
        </w:rPr>
        <w:t xml:space="preserve">complete the </w:t>
      </w:r>
      <w:r w:rsidR="00DD6F1F" w:rsidRPr="00CA5416">
        <w:rPr>
          <w:lang w:val="en-CA"/>
        </w:rPr>
        <w:t>assay</w:t>
      </w:r>
      <w:r w:rsidR="00073F0D" w:rsidRPr="009534CA">
        <w:rPr>
          <w:lang w:val="en-CA"/>
        </w:rPr>
        <w:t>s</w:t>
      </w:r>
      <w:r w:rsidR="00DD6F1F" w:rsidRPr="00CA5416">
        <w:rPr>
          <w:lang w:val="en-CA"/>
        </w:rPr>
        <w:t xml:space="preserve"> </w:t>
      </w:r>
      <w:r w:rsidR="00073F0D" w:rsidRPr="009534CA">
        <w:rPr>
          <w:lang w:val="en-CA"/>
        </w:rPr>
        <w:t xml:space="preserve">of </w:t>
      </w:r>
      <w:r w:rsidR="00DD6F1F" w:rsidRPr="00CA5416">
        <w:rPr>
          <w:lang w:val="en-CA"/>
        </w:rPr>
        <w:t>a sample of depleted UO</w:t>
      </w:r>
      <w:r w:rsidR="00DD6F1F" w:rsidRPr="00CA5416">
        <w:rPr>
          <w:vertAlign w:val="subscript"/>
          <w:lang w:val="en-CA"/>
        </w:rPr>
        <w:t>2</w:t>
      </w:r>
      <w:r w:rsidR="00DD6F1F" w:rsidRPr="00CA5416">
        <w:rPr>
          <w:lang w:val="en-CA"/>
        </w:rPr>
        <w:t xml:space="preserve"> fuel that has been irradiated at the ORNL-HFIR.  We </w:t>
      </w:r>
      <w:r w:rsidR="00445B95" w:rsidRPr="00CA5416">
        <w:rPr>
          <w:lang w:val="en-CA"/>
        </w:rPr>
        <w:t xml:space="preserve">have used </w:t>
      </w:r>
      <w:r w:rsidR="00DD6F1F" w:rsidRPr="009534CA">
        <w:rPr>
          <w:lang w:val="en-CA"/>
        </w:rPr>
        <w:t xml:space="preserve">a benchtop-scale PUREX </w:t>
      </w:r>
      <w:r w:rsidR="000910F4" w:rsidRPr="009534CA">
        <w:rPr>
          <w:lang w:val="en-CA"/>
        </w:rPr>
        <w:t>process to recover the U and Pu</w:t>
      </w:r>
      <w:r w:rsidR="00196C4C" w:rsidRPr="009534CA">
        <w:rPr>
          <w:lang w:val="en-CA"/>
        </w:rPr>
        <w:t>,</w:t>
      </w:r>
      <w:r w:rsidR="00DD6F1F" w:rsidRPr="00CA5416">
        <w:rPr>
          <w:lang w:val="en-CA"/>
        </w:rPr>
        <w:t xml:space="preserve"> and standard radiochemical techniques to separate the other elements of interest.  These </w:t>
      </w:r>
      <w:r w:rsidR="000910F4" w:rsidRPr="00CA5416">
        <w:rPr>
          <w:lang w:val="en-CA"/>
        </w:rPr>
        <w:t xml:space="preserve">radionuclides </w:t>
      </w:r>
      <w:r w:rsidR="00073F0D" w:rsidRPr="009534CA">
        <w:rPr>
          <w:lang w:val="en-CA"/>
        </w:rPr>
        <w:t xml:space="preserve">have been </w:t>
      </w:r>
      <w:r w:rsidR="00DD6F1F" w:rsidRPr="00CA5416">
        <w:rPr>
          <w:lang w:val="en-CA"/>
        </w:rPr>
        <w:t xml:space="preserve">assayed via a combination of  gamma </w:t>
      </w:r>
      <w:r w:rsidR="00D71283" w:rsidRPr="009534CA">
        <w:rPr>
          <w:lang w:val="en-CA"/>
        </w:rPr>
        <w:t xml:space="preserve">spectrometry </w:t>
      </w:r>
      <w:r w:rsidR="00170409" w:rsidRPr="00CA5416">
        <w:rPr>
          <w:lang w:val="en-CA"/>
        </w:rPr>
        <w:t xml:space="preserve">and inductively coupled plasma </w:t>
      </w:r>
      <w:r w:rsidR="00155F1C" w:rsidRPr="00CA5416">
        <w:rPr>
          <w:lang w:val="en-CA"/>
        </w:rPr>
        <w:t xml:space="preserve">mass </w:t>
      </w:r>
      <w:r w:rsidR="00DD6F1F" w:rsidRPr="00CA5416">
        <w:rPr>
          <w:lang w:val="en-CA"/>
        </w:rPr>
        <w:t>spectroscopy</w:t>
      </w:r>
      <w:r w:rsidR="00155F1C" w:rsidRPr="00CA5416">
        <w:rPr>
          <w:lang w:val="en-CA"/>
        </w:rPr>
        <w:t xml:space="preserve"> (ICP-MS)</w:t>
      </w:r>
      <w:r w:rsidR="00D71283" w:rsidRPr="009534CA">
        <w:rPr>
          <w:lang w:val="en-CA"/>
        </w:rPr>
        <w:t>.  T</w:t>
      </w:r>
      <w:r w:rsidR="00DD6F1F" w:rsidRPr="00CA5416">
        <w:rPr>
          <w:lang w:val="en-CA"/>
        </w:rPr>
        <w:t xml:space="preserve">he results </w:t>
      </w:r>
      <w:r w:rsidR="00D71283" w:rsidRPr="009534CA">
        <w:rPr>
          <w:lang w:val="en-CA"/>
        </w:rPr>
        <w:t xml:space="preserve">have been </w:t>
      </w:r>
      <w:r w:rsidR="00170409" w:rsidRPr="00CA5416">
        <w:rPr>
          <w:lang w:val="en-CA"/>
        </w:rPr>
        <w:t xml:space="preserve">compared to calculations by </w:t>
      </w:r>
      <w:r w:rsidR="002C305F" w:rsidRPr="00CA5416">
        <w:rPr>
          <w:lang w:val="en-CA"/>
        </w:rPr>
        <w:t xml:space="preserve">the </w:t>
      </w:r>
      <w:proofErr w:type="spellStart"/>
      <w:r w:rsidR="002C305F" w:rsidRPr="00CA5416">
        <w:rPr>
          <w:lang w:val="en-CA"/>
        </w:rPr>
        <w:t>Neutronics</w:t>
      </w:r>
      <w:proofErr w:type="spellEnd"/>
      <w:r w:rsidR="002C305F" w:rsidRPr="00CA5416">
        <w:rPr>
          <w:lang w:val="en-CA"/>
        </w:rPr>
        <w:t xml:space="preserve"> and Uranium Irradiation Team</w:t>
      </w:r>
      <w:r w:rsidR="00DD6F1F" w:rsidRPr="00CA5416">
        <w:rPr>
          <w:lang w:val="en-CA"/>
        </w:rPr>
        <w:t>.</w:t>
      </w:r>
      <w:r w:rsidR="00910E83" w:rsidRPr="009534CA">
        <w:rPr>
          <w:lang w:val="en-CA"/>
        </w:rPr>
        <w:t xml:space="preserve"> </w:t>
      </w:r>
      <w:r w:rsidR="00D71283" w:rsidRPr="009534CA">
        <w:rPr>
          <w:lang w:val="en-CA"/>
        </w:rPr>
        <w:t xml:space="preserve"> (See Table 3).</w:t>
      </w:r>
    </w:p>
    <w:p w14:paraId="5E625810" w14:textId="77777777" w:rsidR="00DD6F1F" w:rsidRPr="009534CA" w:rsidRDefault="00DD6F1F" w:rsidP="00DD6F1F">
      <w:pPr>
        <w:spacing w:after="120"/>
        <w:ind w:left="548" w:hanging="274"/>
        <w:jc w:val="both"/>
        <w:rPr>
          <w:lang w:val="en-CA"/>
        </w:rPr>
      </w:pPr>
    </w:p>
    <w:p w14:paraId="7DD95638" w14:textId="0AEB2A2D" w:rsidR="0020484C" w:rsidRPr="00CA5416" w:rsidRDefault="00DB55D6" w:rsidP="0020484C">
      <w:pPr>
        <w:spacing w:after="120"/>
        <w:ind w:left="540"/>
        <w:jc w:val="both"/>
      </w:pPr>
      <w:r w:rsidRPr="009534CA">
        <w:rPr>
          <w:b/>
        </w:rPr>
        <w:t>Accomplishments</w:t>
      </w:r>
      <w:r w:rsidRPr="009534CA">
        <w:rPr>
          <w:b/>
          <w:bCs/>
        </w:rPr>
        <w:t xml:space="preserve">: </w:t>
      </w:r>
      <w:r w:rsidRPr="009534CA">
        <w:t xml:space="preserve">In the </w:t>
      </w:r>
      <w:r w:rsidR="00A5089E" w:rsidRPr="009534CA">
        <w:t xml:space="preserve">final </w:t>
      </w:r>
      <w:r w:rsidRPr="00CA5416">
        <w:t xml:space="preserve">year of the </w:t>
      </w:r>
      <w:r w:rsidR="00170409" w:rsidRPr="00CA5416">
        <w:t>project</w:t>
      </w:r>
      <w:r w:rsidR="000910F4" w:rsidRPr="00CA5416">
        <w:t>,</w:t>
      </w:r>
      <w:r w:rsidRPr="00CA5416">
        <w:t xml:space="preserve"> </w:t>
      </w:r>
      <w:r w:rsidR="008B2E9E" w:rsidRPr="009534CA">
        <w:t xml:space="preserve">we </w:t>
      </w:r>
      <w:r w:rsidR="00A5089E" w:rsidRPr="009534CA">
        <w:t xml:space="preserve">continued the </w:t>
      </w:r>
      <w:r w:rsidR="00170409" w:rsidRPr="00CA5416">
        <w:t xml:space="preserve">destructive </w:t>
      </w:r>
      <w:r w:rsidR="00A5089E" w:rsidRPr="009534CA">
        <w:t xml:space="preserve">and non-destructive </w:t>
      </w:r>
      <w:r w:rsidR="00A5089E" w:rsidRPr="00CA5416">
        <w:t>analys</w:t>
      </w:r>
      <w:r w:rsidR="00A5089E" w:rsidRPr="009534CA">
        <w:t>es</w:t>
      </w:r>
      <w:r w:rsidR="00A5089E" w:rsidRPr="00CA5416">
        <w:t xml:space="preserve"> </w:t>
      </w:r>
      <w:r w:rsidR="00170409" w:rsidRPr="00CA5416">
        <w:t xml:space="preserve">of the irradiated fuel pellet. </w:t>
      </w:r>
      <w:r w:rsidR="00465039" w:rsidRPr="009534CA">
        <w:t xml:space="preserve"> </w:t>
      </w:r>
      <w:r w:rsidR="00A5089E" w:rsidRPr="009534CA">
        <w:t xml:space="preserve">Preliminary measurements had been made in the previous project year, </w:t>
      </w:r>
      <w:r w:rsidR="00401B29" w:rsidRPr="009534CA">
        <w:t xml:space="preserve">and significant radiochemical work was competed in the current year.  </w:t>
      </w:r>
      <w:r w:rsidR="00170409" w:rsidRPr="00CA5416">
        <w:t>The pellet of irradiated depleted uranium dioxide</w:t>
      </w:r>
      <w:r w:rsidR="008B2E9E" w:rsidRPr="00CA5416">
        <w:t xml:space="preserve"> was</w:t>
      </w:r>
      <w:r w:rsidR="0020484C" w:rsidRPr="00CA5416">
        <w:t xml:space="preserve"> </w:t>
      </w:r>
      <w:r w:rsidR="00170409" w:rsidRPr="00CA5416">
        <w:t xml:space="preserve">dissolved in nitric acid for radiochemical analysis. </w:t>
      </w:r>
      <w:r w:rsidR="00465039" w:rsidRPr="009534CA">
        <w:t xml:space="preserve"> Aliquots were </w:t>
      </w:r>
      <w:r w:rsidR="0033581B" w:rsidRPr="009534CA">
        <w:t>taken, and a modified PUREX process was applied to them to purify the plutonium</w:t>
      </w:r>
      <w:r w:rsidR="00E40DEE" w:rsidRPr="009534CA">
        <w:t xml:space="preserve"> present</w:t>
      </w:r>
      <w:r w:rsidR="0033581B" w:rsidRPr="009534CA">
        <w:t xml:space="preserve">.  </w:t>
      </w:r>
      <w:r w:rsidR="00D3785C" w:rsidRPr="009534CA">
        <w:t>The start of a</w:t>
      </w:r>
      <w:r w:rsidR="00D22D95" w:rsidRPr="009534CA">
        <w:t xml:space="preserve"> major renovation </w:t>
      </w:r>
      <w:r w:rsidR="00D3785C" w:rsidRPr="009534CA">
        <w:t>to</w:t>
      </w:r>
      <w:r w:rsidR="00D22D95" w:rsidRPr="009534CA">
        <w:t xml:space="preserve"> the building containing the radiochemical laboratory interrupted the work for a few weeks while the laboratory was moved</w:t>
      </w:r>
      <w:r w:rsidR="00D3785C" w:rsidRPr="009534CA">
        <w:t xml:space="preserve"> to another building</w:t>
      </w:r>
      <w:r w:rsidR="00D22D95" w:rsidRPr="009534CA">
        <w:t xml:space="preserve">, but the new laboratory is now fully operational.  </w:t>
      </w:r>
      <w:r w:rsidR="00D3785C" w:rsidRPr="009534CA">
        <w:t xml:space="preserve">Data analysis continued during that time.  </w:t>
      </w:r>
      <w:r w:rsidR="00746D86" w:rsidRPr="009534CA">
        <w:t xml:space="preserve">A number of important forensic properties of the sample </w:t>
      </w:r>
      <w:r w:rsidR="00FB228B" w:rsidRPr="009534CA">
        <w:t>are being measured.</w:t>
      </w:r>
    </w:p>
    <w:p w14:paraId="15CD9E94" w14:textId="50D7910F" w:rsidR="00AD2B61" w:rsidRPr="009534CA" w:rsidRDefault="00FB228B" w:rsidP="00AD2B61">
      <w:pPr>
        <w:spacing w:after="120"/>
        <w:ind w:left="540"/>
        <w:jc w:val="both"/>
      </w:pPr>
      <w:r w:rsidRPr="009534CA">
        <w:lastRenderedPageBreak/>
        <w:t xml:space="preserve">PUREX processing of the irradiated samples has been occurring on a routine basis.  </w:t>
      </w:r>
      <w:r w:rsidR="0001509C" w:rsidRPr="009534CA">
        <w:t>The radioactive material dissolved in HNO</w:t>
      </w:r>
      <w:r w:rsidR="0001509C" w:rsidRPr="009534CA">
        <w:rPr>
          <w:vertAlign w:val="subscript"/>
        </w:rPr>
        <w:t>3</w:t>
      </w:r>
      <w:r w:rsidR="0001509C" w:rsidRPr="009534CA">
        <w:t xml:space="preserve"> is contacted with 30% tri-</w:t>
      </w:r>
      <w:r w:rsidR="0001509C" w:rsidRPr="009534CA">
        <w:rPr>
          <w:i/>
        </w:rPr>
        <w:t>n</w:t>
      </w:r>
      <w:r w:rsidR="0001509C" w:rsidRPr="009534CA">
        <w:t xml:space="preserve">-butyl phosphate (TBP) with kerosene diluent.  </w:t>
      </w:r>
      <w:r w:rsidR="00421361" w:rsidRPr="009534CA">
        <w:t>Complexation of Pu and U with TBP causes these elements to move across the phase boundary into the organic phase with a hig</w:t>
      </w:r>
      <w:r w:rsidR="00F7378D" w:rsidRPr="009534CA">
        <w:t>h</w:t>
      </w:r>
      <w:r w:rsidR="00421361" w:rsidRPr="009534CA">
        <w:t xml:space="preserve"> separation from fission products.  </w:t>
      </w:r>
      <w:r w:rsidR="00B81478" w:rsidRPr="009534CA">
        <w:t xml:space="preserve">Selective reduction of Pu using iron </w:t>
      </w:r>
      <w:proofErr w:type="spellStart"/>
      <w:r w:rsidR="00B81478" w:rsidRPr="009534CA">
        <w:t>sulfamate</w:t>
      </w:r>
      <w:proofErr w:type="spellEnd"/>
      <w:r w:rsidR="00B81478" w:rsidRPr="009534CA">
        <w:t xml:space="preserve"> [Fe(NH</w:t>
      </w:r>
      <w:r w:rsidR="00B81478" w:rsidRPr="009534CA">
        <w:rPr>
          <w:vertAlign w:val="subscript"/>
        </w:rPr>
        <w:t>2</w:t>
      </w:r>
      <w:r w:rsidR="00B81478" w:rsidRPr="009534CA">
        <w:t>SO</w:t>
      </w:r>
      <w:r w:rsidR="00B81478" w:rsidRPr="009534CA">
        <w:rPr>
          <w:vertAlign w:val="subscript"/>
        </w:rPr>
        <w:t>3</w:t>
      </w:r>
      <w:r w:rsidR="00B81478" w:rsidRPr="009534CA">
        <w:t>)</w:t>
      </w:r>
      <w:r w:rsidR="00B81478" w:rsidRPr="009534CA">
        <w:rPr>
          <w:vertAlign w:val="subscript"/>
        </w:rPr>
        <w:t>2</w:t>
      </w:r>
      <w:r w:rsidR="00B81478" w:rsidRPr="009534CA">
        <w:t xml:space="preserve">] </w:t>
      </w:r>
      <w:r w:rsidR="00B275A8" w:rsidRPr="009534CA">
        <w:t xml:space="preserve">allows it to be back-extracted into a second aqueous phase.  </w:t>
      </w:r>
      <w:r w:rsidR="00A50369" w:rsidRPr="009534CA">
        <w:t>By com</w:t>
      </w:r>
      <w:r w:rsidR="004D61AA" w:rsidRPr="009534CA">
        <w:t>bining multiple extractions in</w:t>
      </w:r>
      <w:r w:rsidR="00A50369" w:rsidRPr="009534CA">
        <w:t xml:space="preserve">to one “cycle,” good </w:t>
      </w:r>
      <w:r w:rsidR="00B60B0E" w:rsidRPr="009534CA">
        <w:t xml:space="preserve">recovery of Pu </w:t>
      </w:r>
      <w:r w:rsidR="0032690E" w:rsidRPr="009534CA">
        <w:t xml:space="preserve">and substantial purification from U </w:t>
      </w:r>
      <w:r w:rsidR="00B60B0E" w:rsidRPr="009534CA">
        <w:t>has been obtained</w:t>
      </w:r>
      <w:r w:rsidR="00A50369" w:rsidRPr="009534CA">
        <w:t xml:space="preserve">: After one cycle, 94% of Pu was recovered with a corresponding 90% reduction in U.  After a second cycle, 86% of Pu </w:t>
      </w:r>
      <w:r w:rsidR="0032690E" w:rsidRPr="009534CA">
        <w:t xml:space="preserve">was </w:t>
      </w:r>
      <w:r w:rsidR="00A50369" w:rsidRPr="009534CA">
        <w:t xml:space="preserve">recovered but with a 99.6% reduction in U. </w:t>
      </w:r>
      <w:r w:rsidR="003354B4" w:rsidRPr="009534CA">
        <w:t xml:space="preserve">After these two cycles, the amount of </w:t>
      </w:r>
      <w:r w:rsidR="003354B4" w:rsidRPr="009534CA">
        <w:rPr>
          <w:vertAlign w:val="superscript"/>
        </w:rPr>
        <w:t>137</w:t>
      </w:r>
      <w:r w:rsidR="003354B4" w:rsidRPr="009534CA">
        <w:t xml:space="preserve">Cs remaining is below the sensitivity of our </w:t>
      </w:r>
      <w:proofErr w:type="spellStart"/>
      <w:r w:rsidR="003354B4" w:rsidRPr="009534CA">
        <w:t>HPGe</w:t>
      </w:r>
      <w:proofErr w:type="spellEnd"/>
      <w:r w:rsidR="003354B4" w:rsidRPr="009534CA">
        <w:t xml:space="preserve"> detector</w:t>
      </w:r>
      <w:r w:rsidR="00C63B84" w:rsidRPr="009534CA">
        <w:t xml:space="preserve">, corresponding to a decontamination factor of </w:t>
      </w:r>
      <w:r w:rsidR="002462DC" w:rsidRPr="009534CA">
        <w:t>&gt;</w:t>
      </w:r>
      <w:r w:rsidR="002462DC">
        <w:t>80</w:t>
      </w:r>
      <w:r w:rsidR="002462DC" w:rsidRPr="009534CA">
        <w:t xml:space="preserve"> </w:t>
      </w:r>
      <w:r w:rsidR="00A4475A" w:rsidRPr="009534CA">
        <w:t>per cycle</w:t>
      </w:r>
      <w:r w:rsidR="003354B4" w:rsidRPr="009534CA">
        <w:t>.</w:t>
      </w:r>
    </w:p>
    <w:p w14:paraId="0C494D8A" w14:textId="5709B099" w:rsidR="00AD2B61" w:rsidRPr="009534CA" w:rsidRDefault="00DA7D0E" w:rsidP="00AD2B61">
      <w:pPr>
        <w:spacing w:after="120"/>
        <w:ind w:left="540"/>
        <w:jc w:val="both"/>
      </w:pPr>
      <w:r w:rsidRPr="009534CA">
        <w:t xml:space="preserve">These analyses have allowed us to begin a forensic analysis of the sample.  </w:t>
      </w:r>
      <w:r w:rsidR="006825F0" w:rsidRPr="009534CA">
        <w:t xml:space="preserve">The results discussed above were obtained by destructive and non-destructive techniques.  </w:t>
      </w:r>
      <w:r w:rsidRPr="009534CA">
        <w:t xml:space="preserve">In addition to </w:t>
      </w:r>
      <w:r w:rsidR="004E5C93" w:rsidRPr="009534CA">
        <w:t xml:space="preserve">standard gamma spectroscopy, </w:t>
      </w:r>
      <w:r w:rsidR="00BB19F2" w:rsidRPr="009534CA">
        <w:t>the samples were analyzed via inductively coupled plasma mass spectrometry (ICP-MS).  Texas A&amp;M University does not have an ICP-MS instrument available that can accept the radioactive samples</w:t>
      </w:r>
      <w:r w:rsidR="000D758C" w:rsidRPr="009534CA">
        <w:t xml:space="preserve">, so the analyses were conducted at the University of Missouri Research Reactor (MURR).  </w:t>
      </w:r>
      <w:r w:rsidR="00530B3A" w:rsidRPr="009534CA">
        <w:t xml:space="preserve">A broad range of masses have been </w:t>
      </w:r>
      <w:r w:rsidR="001346E0" w:rsidRPr="009534CA">
        <w:t xml:space="preserve">quantified </w:t>
      </w:r>
      <w:r w:rsidR="00530B3A" w:rsidRPr="009534CA">
        <w:t>for many samples</w:t>
      </w:r>
      <w:r w:rsidR="0035061E" w:rsidRPr="009534CA">
        <w:t xml:space="preserve">, and the agreement with calculated values is generally within </w:t>
      </w:r>
      <w:r w:rsidR="002462DC">
        <w:t>10</w:t>
      </w:r>
      <w:r w:rsidR="002462DC" w:rsidRPr="009534CA">
        <w:t xml:space="preserve">% </w:t>
      </w:r>
      <w:r w:rsidR="0035061E" w:rsidRPr="009534CA">
        <w:t>(see Table 3)</w:t>
      </w:r>
      <w:r w:rsidR="00530B3A" w:rsidRPr="009534CA">
        <w:t xml:space="preserve">.  </w:t>
      </w:r>
      <w:r w:rsidR="001346E0" w:rsidRPr="009534CA">
        <w:t xml:space="preserve">Preliminary results suggest that the burnup of the fuel was ~4.8 </w:t>
      </w:r>
      <w:proofErr w:type="spellStart"/>
      <w:r w:rsidR="001346E0" w:rsidRPr="009534CA">
        <w:t>GWd</w:t>
      </w:r>
      <w:proofErr w:type="spellEnd"/>
      <w:r w:rsidR="001346E0" w:rsidRPr="009534CA">
        <w:t xml:space="preserve">/t, much greater than the planned burnup of </w:t>
      </w:r>
      <w:r w:rsidR="00921683" w:rsidRPr="009534CA">
        <w:t>~</w:t>
      </w:r>
      <w:r w:rsidR="001346E0" w:rsidRPr="009534CA">
        <w:t xml:space="preserve">1 </w:t>
      </w:r>
      <w:proofErr w:type="spellStart"/>
      <w:r w:rsidR="001346E0" w:rsidRPr="009534CA">
        <w:t>GWd</w:t>
      </w:r>
      <w:proofErr w:type="spellEnd"/>
      <w:r w:rsidR="001346E0" w:rsidRPr="009534CA">
        <w:t xml:space="preserve">/t.  </w:t>
      </w:r>
      <w:r w:rsidR="0035061E" w:rsidRPr="009534CA">
        <w:t>D</w:t>
      </w:r>
      <w:r w:rsidR="00247C2A" w:rsidRPr="00CA5416">
        <w:t xml:space="preserve">iscussions with the </w:t>
      </w:r>
      <w:proofErr w:type="spellStart"/>
      <w:r w:rsidR="00247C2A" w:rsidRPr="00CA5416">
        <w:t>Neutronics</w:t>
      </w:r>
      <w:proofErr w:type="spellEnd"/>
      <w:r w:rsidR="00247C2A" w:rsidRPr="00CA5416">
        <w:t xml:space="preserve"> and Uranium Irradiation Team suggest that this is consistent with the actual irradiation at Oak R</w:t>
      </w:r>
      <w:r w:rsidR="00685BE0" w:rsidRPr="00CA5416">
        <w:t>idge</w:t>
      </w:r>
      <w:r w:rsidR="00900E98" w:rsidRPr="009534CA">
        <w:t>.  These forensic analyses are ongoing.</w:t>
      </w:r>
      <w:r w:rsidR="0021033B" w:rsidRPr="009534CA">
        <w:t xml:space="preserve"> </w:t>
      </w:r>
    </w:p>
    <w:p w14:paraId="3DE00939" w14:textId="77777777" w:rsidR="008A29E7" w:rsidRPr="00CA5416" w:rsidRDefault="008A29E7" w:rsidP="009534CA">
      <w:pPr>
        <w:spacing w:after="120"/>
        <w:jc w:val="both"/>
      </w:pPr>
    </w:p>
    <w:p w14:paraId="56CE9EFB" w14:textId="0C2BB582" w:rsidR="008A29E7" w:rsidRPr="009534CA" w:rsidRDefault="008A29E7" w:rsidP="00AD2B61">
      <w:pPr>
        <w:spacing w:after="120"/>
        <w:ind w:left="540"/>
        <w:jc w:val="both"/>
        <w:rPr>
          <w:b/>
        </w:rPr>
      </w:pPr>
      <w:r w:rsidRPr="00CA5416">
        <w:rPr>
          <w:b/>
        </w:rPr>
        <w:t>Plans (through August 31, 2015):</w:t>
      </w:r>
      <w:r w:rsidRPr="00CA5416">
        <w:t xml:space="preserve"> The Chemical and Forensics Analysis Team will continue its </w:t>
      </w:r>
      <w:r w:rsidR="00A81D06" w:rsidRPr="009534CA">
        <w:t>data analysis through the end of the project on August 31, 2015</w:t>
      </w:r>
      <w:r w:rsidR="00921F41" w:rsidRPr="00CA5416">
        <w:t xml:space="preserve">. </w:t>
      </w:r>
      <w:r w:rsidR="00594711" w:rsidRPr="00CA5416">
        <w:t xml:space="preserve"> We will </w:t>
      </w:r>
      <w:r w:rsidR="00A81D06" w:rsidRPr="009534CA">
        <w:t xml:space="preserve">continue to investigate which nuclides can be used to determine forensic properties of the sample.  For example, </w:t>
      </w:r>
      <w:r w:rsidR="00A81D06" w:rsidRPr="009534CA">
        <w:rPr>
          <w:vertAlign w:val="superscript"/>
        </w:rPr>
        <w:t>147</w:t>
      </w:r>
      <w:r w:rsidR="00A81D06" w:rsidRPr="009534CA">
        <w:t xml:space="preserve">Nd can be used to estimate the neutron flux during </w:t>
      </w:r>
      <w:r w:rsidR="00EB08CD" w:rsidRPr="009534CA">
        <w:t xml:space="preserve">the </w:t>
      </w:r>
      <w:r w:rsidR="00A81D06" w:rsidRPr="009534CA">
        <w:t>irradiation</w:t>
      </w:r>
      <w:r w:rsidR="00EB08CD" w:rsidRPr="009534CA">
        <w:t xml:space="preserve">, </w:t>
      </w:r>
      <w:r w:rsidR="00F37636" w:rsidRPr="009534CA">
        <w:rPr>
          <w:vertAlign w:val="superscript"/>
        </w:rPr>
        <w:t>106</w:t>
      </w:r>
      <w:r w:rsidR="00F37636" w:rsidRPr="009534CA">
        <w:t xml:space="preserve">Ru can be used to determine the fissioning species, </w:t>
      </w:r>
      <w:r w:rsidR="00EB08CD" w:rsidRPr="009534CA">
        <w:t xml:space="preserve">and </w:t>
      </w:r>
      <w:r w:rsidR="00EB08CD" w:rsidRPr="009534CA">
        <w:rPr>
          <w:vertAlign w:val="superscript"/>
        </w:rPr>
        <w:t>144</w:t>
      </w:r>
      <w:r w:rsidR="00EB08CD" w:rsidRPr="009534CA">
        <w:t>Ce can be used to determine the time since the end of the irradiation</w:t>
      </w:r>
      <w:r w:rsidR="00A81D06" w:rsidRPr="009534CA">
        <w:t xml:space="preserve">.  </w:t>
      </w:r>
      <w:r w:rsidR="00EB08CD" w:rsidRPr="009534CA">
        <w:t xml:space="preserve">Our measurements are largely complete, so we intend to use the data to determine the initial and final enrichment of uranium, </w:t>
      </w:r>
      <w:r w:rsidR="00387633" w:rsidRPr="009534CA">
        <w:t xml:space="preserve">the length of the irradiation, and the total </w:t>
      </w:r>
      <w:proofErr w:type="spellStart"/>
      <w:r w:rsidR="00387633" w:rsidRPr="009534CA">
        <w:t>fluence</w:t>
      </w:r>
      <w:proofErr w:type="spellEnd"/>
      <w:r w:rsidR="00387633" w:rsidRPr="009534CA">
        <w:t>.  A publication on these topics is in preparation.</w:t>
      </w:r>
    </w:p>
    <w:p w14:paraId="73305C54" w14:textId="77777777" w:rsidR="00744D4A" w:rsidRPr="009534CA" w:rsidRDefault="00AD2B61" w:rsidP="00AD2B61">
      <w:pPr>
        <w:spacing w:after="120"/>
        <w:ind w:left="540"/>
        <w:jc w:val="both"/>
      </w:pPr>
      <w:r w:rsidRPr="009534CA">
        <w:t xml:space="preserve"> </w:t>
      </w:r>
    </w:p>
    <w:p w14:paraId="2153015F" w14:textId="7DE0F5DD" w:rsidR="00336770" w:rsidRPr="00CA5416" w:rsidRDefault="00DB55D6" w:rsidP="001453DA">
      <w:pPr>
        <w:spacing w:after="120"/>
        <w:ind w:left="561" w:hanging="14"/>
        <w:jc w:val="both"/>
      </w:pPr>
      <w:r w:rsidRPr="009534CA">
        <w:rPr>
          <w:b/>
        </w:rPr>
        <w:t>Training and Professional Development:</w:t>
      </w:r>
      <w:r w:rsidRPr="009534CA">
        <w:t xml:space="preserve"> </w:t>
      </w:r>
      <w:r w:rsidR="001C377E" w:rsidRPr="009534CA">
        <w:t xml:space="preserve">Dr. </w:t>
      </w:r>
      <w:r w:rsidR="00C75042" w:rsidRPr="009534CA">
        <w:t xml:space="preserve">T. K. </w:t>
      </w:r>
      <w:r w:rsidR="001C377E" w:rsidRPr="00CA5416">
        <w:t>Bh</w:t>
      </w:r>
      <w:r w:rsidRPr="00CA5416">
        <w:t xml:space="preserve">ardwaj </w:t>
      </w:r>
      <w:r w:rsidR="00C75042" w:rsidRPr="009534CA">
        <w:t xml:space="preserve">leads the day-to-day radiochemical work </w:t>
      </w:r>
      <w:r w:rsidRPr="00CA5416">
        <w:t>on the project, which adds to the pool of trained personnel in the United States</w:t>
      </w:r>
      <w:r w:rsidR="00C75042" w:rsidRPr="009534CA">
        <w:t xml:space="preserve">, and he presented his work at an American Chemical Society meeting in March 2015.  </w:t>
      </w:r>
      <w:r w:rsidR="001453DA" w:rsidRPr="00CA5416">
        <w:t xml:space="preserve">He </w:t>
      </w:r>
      <w:r w:rsidR="00C75042" w:rsidRPr="009534CA">
        <w:t xml:space="preserve">has also </w:t>
      </w:r>
      <w:r w:rsidR="001453DA" w:rsidRPr="00CA5416">
        <w:t xml:space="preserve">taught a lecture on radiochemistry to an undergraduate nuclear chemistry class and gave a graduate-level lecture to a nuclear engineering class on chemical assay methods and mass spectrometry.  Profs. </w:t>
      </w:r>
      <w:proofErr w:type="spellStart"/>
      <w:r w:rsidR="001453DA" w:rsidRPr="00CA5416">
        <w:t>Folden</w:t>
      </w:r>
      <w:proofErr w:type="spellEnd"/>
      <w:r w:rsidR="001453DA" w:rsidRPr="00CA5416">
        <w:t xml:space="preserve"> and </w:t>
      </w:r>
      <w:proofErr w:type="spellStart"/>
      <w:r w:rsidR="001453DA" w:rsidRPr="00CA5416">
        <w:t>Chirayath</w:t>
      </w:r>
      <w:proofErr w:type="spellEnd"/>
      <w:r w:rsidR="001453DA" w:rsidRPr="00CA5416">
        <w:t xml:space="preserve"> have also worked with Dr. Bhardwaj to help him learn how to develop proposals, including developing ideas and preparing budgets.  </w:t>
      </w:r>
      <w:r w:rsidR="001453DA" w:rsidRPr="009534CA">
        <w:t>Mr. P. M. Mendoza</w:t>
      </w:r>
      <w:r w:rsidR="00C75042" w:rsidRPr="009534CA">
        <w:t xml:space="preserve"> </w:t>
      </w:r>
      <w:r w:rsidR="00307411" w:rsidRPr="00CA5416">
        <w:t xml:space="preserve">is principally involved with the PUREX </w:t>
      </w:r>
      <w:r w:rsidR="00C75042" w:rsidRPr="009534CA">
        <w:t>radiochemical</w:t>
      </w:r>
      <w:r w:rsidR="00C75042" w:rsidRPr="00CA5416">
        <w:t xml:space="preserve"> </w:t>
      </w:r>
      <w:r w:rsidR="00307411" w:rsidRPr="00CA5416">
        <w:t>work</w:t>
      </w:r>
      <w:r w:rsidR="00C75042" w:rsidRPr="009534CA">
        <w:t xml:space="preserve"> and is completing his Ph.D. while supported by the project</w:t>
      </w:r>
      <w:r w:rsidR="001453DA" w:rsidRPr="00CA5416">
        <w:t xml:space="preserve">.  </w:t>
      </w:r>
      <w:r w:rsidR="00C669CA" w:rsidRPr="00CA5416">
        <w:t xml:space="preserve">Three </w:t>
      </w:r>
      <w:r w:rsidR="001453DA" w:rsidRPr="00CA5416">
        <w:t>undergraduate student</w:t>
      </w:r>
      <w:r w:rsidR="007E1216" w:rsidRPr="00CA5416">
        <w:t>s</w:t>
      </w:r>
      <w:r w:rsidR="001453DA" w:rsidRPr="00CA5416">
        <w:t>, Mr. J. R. Allred</w:t>
      </w:r>
      <w:r w:rsidR="00C669CA" w:rsidRPr="00CA5416">
        <w:t xml:space="preserve">, </w:t>
      </w:r>
      <w:r w:rsidR="007E1216" w:rsidRPr="009534CA">
        <w:t xml:space="preserve">Mr. </w:t>
      </w:r>
      <w:r w:rsidR="002C305F" w:rsidRPr="009534CA">
        <w:t>J.</w:t>
      </w:r>
      <w:r w:rsidR="00C669CA" w:rsidRPr="009534CA">
        <w:t xml:space="preserve"> </w:t>
      </w:r>
      <w:r w:rsidR="002C305F" w:rsidRPr="009534CA">
        <w:t xml:space="preserve">D. </w:t>
      </w:r>
      <w:proofErr w:type="spellStart"/>
      <w:r w:rsidR="007E1216" w:rsidRPr="009534CA">
        <w:t>Thyrion</w:t>
      </w:r>
      <w:proofErr w:type="spellEnd"/>
      <w:r w:rsidR="001453DA" w:rsidRPr="009534CA">
        <w:t xml:space="preserve">, </w:t>
      </w:r>
      <w:r w:rsidR="00C669CA" w:rsidRPr="009534CA">
        <w:t xml:space="preserve">and </w:t>
      </w:r>
      <w:r w:rsidR="00280997" w:rsidRPr="009534CA">
        <w:t xml:space="preserve">Mr. Robert Du </w:t>
      </w:r>
      <w:r w:rsidR="001453DA" w:rsidRPr="009534CA">
        <w:t>also w</w:t>
      </w:r>
      <w:r w:rsidR="007E1216" w:rsidRPr="009534CA">
        <w:t xml:space="preserve">orked on a number of tasks as </w:t>
      </w:r>
      <w:r w:rsidR="001453DA" w:rsidRPr="009534CA">
        <w:t>student worker</w:t>
      </w:r>
      <w:r w:rsidR="007E1216" w:rsidRPr="009534CA">
        <w:t>s</w:t>
      </w:r>
      <w:r w:rsidR="001453DA" w:rsidRPr="009534CA">
        <w:t>.</w:t>
      </w:r>
    </w:p>
    <w:p w14:paraId="086860EC" w14:textId="77777777" w:rsidR="00A51D77" w:rsidRDefault="00A51D77" w:rsidP="001453DA">
      <w:pPr>
        <w:spacing w:after="120"/>
        <w:ind w:left="561" w:hanging="14"/>
        <w:jc w:val="both"/>
      </w:pPr>
    </w:p>
    <w:p w14:paraId="275AF52F" w14:textId="77777777" w:rsidR="001C377E" w:rsidRPr="0045012D" w:rsidRDefault="001C377E" w:rsidP="000B161A">
      <w:pPr>
        <w:spacing w:after="120"/>
        <w:rPr>
          <w:rFonts w:ascii="Arial" w:hAnsi="Arial" w:cs="Arial"/>
          <w:sz w:val="28"/>
          <w:szCs w:val="28"/>
          <w:lang w:val="en-CA"/>
        </w:rPr>
      </w:pPr>
      <w:r w:rsidRPr="0045012D">
        <w:rPr>
          <w:rFonts w:ascii="Arial" w:hAnsi="Arial" w:cs="Arial"/>
          <w:b/>
          <w:bCs/>
          <w:sz w:val="28"/>
          <w:szCs w:val="28"/>
          <w:lang w:val="en-CA"/>
        </w:rPr>
        <w:lastRenderedPageBreak/>
        <w:t>C.  Dissemination</w:t>
      </w:r>
      <w:r w:rsidRPr="0045012D">
        <w:rPr>
          <w:rFonts w:ascii="Arial" w:hAnsi="Arial" w:cs="Arial"/>
          <w:sz w:val="28"/>
          <w:szCs w:val="28"/>
          <w:lang w:val="en-CA"/>
        </w:rPr>
        <w:t> </w:t>
      </w:r>
    </w:p>
    <w:p w14:paraId="677CCF6F" w14:textId="77777777" w:rsidR="001C377E" w:rsidRDefault="001C377E" w:rsidP="0045012D">
      <w:pPr>
        <w:rPr>
          <w:b/>
        </w:rPr>
      </w:pPr>
    </w:p>
    <w:p w14:paraId="3A2EBA7A" w14:textId="6955A37A" w:rsidR="001C377E" w:rsidRDefault="001C377E" w:rsidP="003C3A7D">
      <w:pPr>
        <w:rPr>
          <w:b/>
        </w:rPr>
      </w:pPr>
      <w:r>
        <w:rPr>
          <w:b/>
        </w:rPr>
        <w:t xml:space="preserve">During this Reporting Period (September </w:t>
      </w:r>
      <w:r w:rsidR="00F37D6E">
        <w:rPr>
          <w:b/>
        </w:rPr>
        <w:t xml:space="preserve">2014 </w:t>
      </w:r>
      <w:r w:rsidR="00FE0E63">
        <w:rPr>
          <w:b/>
        </w:rPr>
        <w:t xml:space="preserve">through </w:t>
      </w:r>
      <w:r w:rsidR="00F37D6E">
        <w:rPr>
          <w:b/>
        </w:rPr>
        <w:t>April 2015</w:t>
      </w:r>
      <w:r>
        <w:rPr>
          <w:b/>
        </w:rPr>
        <w:t>)</w:t>
      </w:r>
    </w:p>
    <w:p w14:paraId="2DB4BC67" w14:textId="77777777" w:rsidR="001C377E" w:rsidRDefault="001C377E" w:rsidP="003C3A7D"/>
    <w:p w14:paraId="156D7436" w14:textId="03952629" w:rsidR="00F37D6E" w:rsidRDefault="00F37D6E" w:rsidP="00F37D6E">
      <w:pPr>
        <w:pStyle w:val="ListParagraph"/>
        <w:numPr>
          <w:ilvl w:val="0"/>
          <w:numId w:val="48"/>
        </w:numPr>
        <w:ind w:left="990"/>
        <w:rPr>
          <w:rFonts w:ascii="Times New Roman" w:hAnsi="Times New Roman"/>
          <w:sz w:val="24"/>
          <w:szCs w:val="24"/>
        </w:rPr>
      </w:pPr>
      <w:r>
        <w:rPr>
          <w:rFonts w:ascii="Times New Roman" w:hAnsi="Times New Roman"/>
          <w:sz w:val="24"/>
          <w:szCs w:val="24"/>
        </w:rPr>
        <w:t xml:space="preserve">Journal Paper: “Trace Fission Product Ratios for Nuclear Forensics Attribution of Weapons-Grade Plutonium from Fast and Thermal Reactors”, Sunil </w:t>
      </w:r>
      <w:proofErr w:type="spellStart"/>
      <w:r>
        <w:rPr>
          <w:rFonts w:ascii="Times New Roman" w:hAnsi="Times New Roman"/>
          <w:sz w:val="24"/>
          <w:szCs w:val="24"/>
        </w:rPr>
        <w:t>Chirayath</w:t>
      </w:r>
      <w:proofErr w:type="spellEnd"/>
      <w:r>
        <w:rPr>
          <w:rFonts w:ascii="Times New Roman" w:hAnsi="Times New Roman"/>
          <w:sz w:val="24"/>
          <w:szCs w:val="24"/>
        </w:rPr>
        <w:t>, Jeremy Osborn and Taylor Coles, Journal of Science &amp; Global Security, Volume 23, pp 48-</w:t>
      </w:r>
      <w:commentRangeStart w:id="1"/>
      <w:r>
        <w:rPr>
          <w:rFonts w:ascii="Times New Roman" w:hAnsi="Times New Roman"/>
          <w:sz w:val="24"/>
          <w:szCs w:val="24"/>
        </w:rPr>
        <w:t>67</w:t>
      </w:r>
      <w:commentRangeEnd w:id="1"/>
      <w:r>
        <w:rPr>
          <w:rStyle w:val="CommentReference"/>
          <w:rFonts w:ascii="Times New Roman" w:hAnsi="Times New Roman"/>
        </w:rPr>
        <w:commentReference w:id="1"/>
      </w:r>
      <w:r>
        <w:rPr>
          <w:rFonts w:ascii="Times New Roman" w:hAnsi="Times New Roman"/>
          <w:sz w:val="24"/>
          <w:szCs w:val="24"/>
        </w:rPr>
        <w:t>.</w:t>
      </w:r>
    </w:p>
    <w:p w14:paraId="46965E6C" w14:textId="4DCB60F6" w:rsidR="00F37D6E" w:rsidRPr="00F37D6E" w:rsidRDefault="00F90C17" w:rsidP="00F37D6E">
      <w:pPr>
        <w:pStyle w:val="ListParagraph"/>
        <w:numPr>
          <w:ilvl w:val="0"/>
          <w:numId w:val="48"/>
        </w:numPr>
        <w:ind w:left="990"/>
        <w:rPr>
          <w:rFonts w:ascii="Times New Roman" w:hAnsi="Times New Roman"/>
          <w:sz w:val="24"/>
          <w:szCs w:val="24"/>
        </w:rPr>
      </w:pPr>
      <w:ins w:id="2" w:author="Tarun K. Bhardwaj" w:date="2015-05-22T09:11:00Z">
        <w:r w:rsidRPr="00394397">
          <w:rPr>
            <w:rFonts w:ascii="Times New Roman" w:hAnsi="Times New Roman"/>
            <w:sz w:val="24"/>
            <w:szCs w:val="24"/>
          </w:rPr>
          <w:t xml:space="preserve">Determination of </w:t>
        </w:r>
      </w:ins>
      <w:ins w:id="3" w:author="Tarun K. Bhardwaj" w:date="2015-05-22T09:13:00Z">
        <w:r w:rsidR="00CB68D6">
          <w:rPr>
            <w:rFonts w:ascii="Times New Roman" w:hAnsi="Times New Roman"/>
            <w:sz w:val="24"/>
            <w:szCs w:val="24"/>
          </w:rPr>
          <w:t>D</w:t>
        </w:r>
      </w:ins>
      <w:ins w:id="4" w:author="Tarun K. Bhardwaj" w:date="2015-05-22T09:11:00Z">
        <w:r w:rsidRPr="00394397">
          <w:rPr>
            <w:rFonts w:ascii="Times New Roman" w:hAnsi="Times New Roman"/>
            <w:sz w:val="24"/>
            <w:szCs w:val="24"/>
          </w:rPr>
          <w:t xml:space="preserve">econtamination </w:t>
        </w:r>
      </w:ins>
      <w:ins w:id="5" w:author="Tarun K. Bhardwaj" w:date="2015-05-22T09:13:00Z">
        <w:r w:rsidR="00CB68D6">
          <w:rPr>
            <w:rFonts w:ascii="Times New Roman" w:hAnsi="Times New Roman"/>
            <w:sz w:val="24"/>
            <w:szCs w:val="24"/>
          </w:rPr>
          <w:t>F</w:t>
        </w:r>
      </w:ins>
      <w:ins w:id="6" w:author="Tarun K. Bhardwaj" w:date="2015-05-22T09:11:00Z">
        <w:r w:rsidRPr="00394397">
          <w:rPr>
            <w:rFonts w:ascii="Times New Roman" w:hAnsi="Times New Roman"/>
            <w:sz w:val="24"/>
            <w:szCs w:val="24"/>
          </w:rPr>
          <w:t>actor</w:t>
        </w:r>
      </w:ins>
      <w:ins w:id="7" w:author="Tarun K. Bhardwaj" w:date="2015-05-22T09:12:00Z">
        <w:r w:rsidR="00CB68D6">
          <w:rPr>
            <w:rFonts w:ascii="Times New Roman" w:hAnsi="Times New Roman"/>
            <w:sz w:val="24"/>
            <w:szCs w:val="24"/>
          </w:rPr>
          <w:t>s</w:t>
        </w:r>
      </w:ins>
      <w:ins w:id="8" w:author="Tarun K. Bhardwaj" w:date="2015-05-22T09:11:00Z">
        <w:r w:rsidRPr="00394397">
          <w:rPr>
            <w:rFonts w:ascii="Times New Roman" w:hAnsi="Times New Roman"/>
            <w:sz w:val="24"/>
            <w:szCs w:val="24"/>
          </w:rPr>
          <w:t xml:space="preserve"> for </w:t>
        </w:r>
      </w:ins>
      <w:ins w:id="9" w:author="Tarun K. Bhardwaj" w:date="2015-05-22T09:13:00Z">
        <w:r w:rsidR="00CB68D6">
          <w:rPr>
            <w:rFonts w:ascii="Times New Roman" w:hAnsi="Times New Roman"/>
            <w:sz w:val="24"/>
            <w:szCs w:val="24"/>
          </w:rPr>
          <w:t>V</w:t>
        </w:r>
      </w:ins>
      <w:ins w:id="10" w:author="Tarun K. Bhardwaj" w:date="2015-05-22T09:11:00Z">
        <w:r w:rsidRPr="00394397">
          <w:rPr>
            <w:rFonts w:ascii="Times New Roman" w:hAnsi="Times New Roman"/>
            <w:sz w:val="24"/>
            <w:szCs w:val="24"/>
          </w:rPr>
          <w:t xml:space="preserve">arious </w:t>
        </w:r>
      </w:ins>
      <w:ins w:id="11" w:author="Tarun K. Bhardwaj" w:date="2015-05-22T09:13:00Z">
        <w:r w:rsidR="00CB68D6">
          <w:rPr>
            <w:rFonts w:ascii="Times New Roman" w:hAnsi="Times New Roman"/>
            <w:sz w:val="24"/>
            <w:szCs w:val="24"/>
          </w:rPr>
          <w:t>R</w:t>
        </w:r>
      </w:ins>
      <w:ins w:id="12" w:author="Tarun K. Bhardwaj" w:date="2015-05-22T09:11:00Z">
        <w:r w:rsidRPr="00394397">
          <w:rPr>
            <w:rFonts w:ascii="Times New Roman" w:hAnsi="Times New Roman"/>
            <w:sz w:val="24"/>
            <w:szCs w:val="24"/>
          </w:rPr>
          <w:t xml:space="preserve">adioisotopes </w:t>
        </w:r>
      </w:ins>
      <w:ins w:id="13" w:author="Tarun K. Bhardwaj" w:date="2015-05-22T09:13:00Z">
        <w:r w:rsidR="00CB68D6">
          <w:rPr>
            <w:rFonts w:ascii="Times New Roman" w:hAnsi="Times New Roman"/>
            <w:sz w:val="24"/>
            <w:szCs w:val="24"/>
          </w:rPr>
          <w:t>D</w:t>
        </w:r>
      </w:ins>
      <w:ins w:id="14" w:author="Tarun K. Bhardwaj" w:date="2015-05-22T09:11:00Z">
        <w:r w:rsidRPr="00394397">
          <w:rPr>
            <w:rFonts w:ascii="Times New Roman" w:hAnsi="Times New Roman"/>
            <w:sz w:val="24"/>
            <w:szCs w:val="24"/>
          </w:rPr>
          <w:t xml:space="preserve">uring the PUREX </w:t>
        </w:r>
      </w:ins>
      <w:ins w:id="15" w:author="Tarun K. Bhardwaj" w:date="2015-05-22T09:13:00Z">
        <w:r w:rsidR="00CB68D6">
          <w:rPr>
            <w:rFonts w:ascii="Times New Roman" w:hAnsi="Times New Roman"/>
            <w:sz w:val="24"/>
            <w:szCs w:val="24"/>
          </w:rPr>
          <w:t>P</w:t>
        </w:r>
      </w:ins>
      <w:ins w:id="16" w:author="Tarun K. Bhardwaj" w:date="2015-05-22T09:11:00Z">
        <w:r w:rsidRPr="00394397">
          <w:rPr>
            <w:rFonts w:ascii="Times New Roman" w:hAnsi="Times New Roman"/>
            <w:sz w:val="24"/>
            <w:szCs w:val="24"/>
          </w:rPr>
          <w:t xml:space="preserve">rocess of </w:t>
        </w:r>
      </w:ins>
      <w:ins w:id="17" w:author="Tarun K. Bhardwaj" w:date="2015-05-22T09:13:00Z">
        <w:r w:rsidR="00CB68D6">
          <w:rPr>
            <w:rFonts w:ascii="Times New Roman" w:hAnsi="Times New Roman"/>
            <w:sz w:val="24"/>
            <w:szCs w:val="24"/>
          </w:rPr>
          <w:t>I</w:t>
        </w:r>
      </w:ins>
      <w:ins w:id="18" w:author="Tarun K. Bhardwaj" w:date="2015-05-22T09:11:00Z">
        <w:r w:rsidRPr="00394397">
          <w:rPr>
            <w:rFonts w:ascii="Times New Roman" w:hAnsi="Times New Roman"/>
            <w:sz w:val="24"/>
            <w:szCs w:val="24"/>
          </w:rPr>
          <w:t>rradiated DUO</w:t>
        </w:r>
        <w:r w:rsidRPr="00CB68D6">
          <w:rPr>
            <w:rFonts w:ascii="Times New Roman" w:hAnsi="Times New Roman"/>
            <w:sz w:val="24"/>
            <w:szCs w:val="24"/>
            <w:vertAlign w:val="subscript"/>
            <w:rPrChange w:id="19" w:author="Tarun K. Bhardwaj" w:date="2015-05-22T09:12:00Z">
              <w:rPr>
                <w:rFonts w:ascii="Times New Roman" w:hAnsi="Times New Roman"/>
                <w:sz w:val="24"/>
                <w:szCs w:val="24"/>
              </w:rPr>
            </w:rPrChange>
          </w:rPr>
          <w:t>2</w:t>
        </w:r>
      </w:ins>
      <w:ins w:id="20" w:author="Tarun K. Bhardwaj" w:date="2015-05-22T09:13:00Z">
        <w:r w:rsidR="00CB68D6">
          <w:rPr>
            <w:rFonts w:ascii="Times New Roman" w:hAnsi="Times New Roman"/>
            <w:sz w:val="24"/>
            <w:szCs w:val="24"/>
            <w:vertAlign w:val="subscript"/>
          </w:rPr>
          <w:t xml:space="preserve"> </w:t>
        </w:r>
        <w:r w:rsidR="00CB68D6" w:rsidRPr="00CB68D6">
          <w:rPr>
            <w:rFonts w:ascii="Times New Roman" w:hAnsi="Times New Roman"/>
            <w:sz w:val="24"/>
            <w:szCs w:val="24"/>
            <w:rPrChange w:id="21" w:author="Tarun K. Bhardwaj" w:date="2015-05-22T09:14:00Z">
              <w:rPr>
                <w:rFonts w:ascii="Times New Roman" w:hAnsi="Times New Roman"/>
                <w:sz w:val="24"/>
                <w:szCs w:val="24"/>
                <w:vertAlign w:val="subscript"/>
              </w:rPr>
            </w:rPrChange>
          </w:rPr>
          <w:t>Pellet</w:t>
        </w:r>
      </w:ins>
      <w:ins w:id="22" w:author="Tarun K. Bhardwaj" w:date="2015-05-22T09:11:00Z">
        <w:r w:rsidRPr="00CB68D6">
          <w:rPr>
            <w:rFonts w:ascii="Times New Roman" w:hAnsi="Times New Roman"/>
            <w:sz w:val="24"/>
            <w:szCs w:val="24"/>
          </w:rPr>
          <w:t>,</w:t>
        </w:r>
        <w:r w:rsidRPr="00394397">
          <w:rPr>
            <w:rFonts w:ascii="Times New Roman" w:hAnsi="Times New Roman"/>
            <w:sz w:val="24"/>
            <w:szCs w:val="24"/>
          </w:rPr>
          <w:t xml:space="preserve"> American Chemical Society</w:t>
        </w:r>
      </w:ins>
      <w:ins w:id="23" w:author="Tarun K. Bhardwaj" w:date="2015-05-22T09:17:00Z">
        <w:r w:rsidR="00CB68D6">
          <w:rPr>
            <w:rFonts w:ascii="Times New Roman" w:hAnsi="Times New Roman"/>
            <w:sz w:val="24"/>
            <w:szCs w:val="24"/>
          </w:rPr>
          <w:t xml:space="preserve"> National Meeting and Exposition</w:t>
        </w:r>
      </w:ins>
      <w:ins w:id="24" w:author="Tarun K. Bhardwaj" w:date="2015-05-22T09:11:00Z">
        <w:r w:rsidRPr="00394397">
          <w:rPr>
            <w:rFonts w:ascii="Times New Roman" w:hAnsi="Times New Roman"/>
            <w:sz w:val="24"/>
            <w:szCs w:val="24"/>
          </w:rPr>
          <w:t xml:space="preserve">, March 21-26, </w:t>
        </w:r>
        <w:r>
          <w:rPr>
            <w:rFonts w:ascii="Times New Roman" w:hAnsi="Times New Roman"/>
            <w:sz w:val="24"/>
            <w:szCs w:val="24"/>
          </w:rPr>
          <w:t xml:space="preserve">2015, Denver, CO. </w:t>
        </w:r>
      </w:ins>
    </w:p>
    <w:p w14:paraId="35DE67F9" w14:textId="03952629" w:rsidR="003245EC" w:rsidRDefault="003245EC" w:rsidP="003C3A7D">
      <w:pPr>
        <w:rPr>
          <w:b/>
        </w:rPr>
      </w:pPr>
    </w:p>
    <w:p w14:paraId="304780FE" w14:textId="77777777" w:rsidR="001C377E" w:rsidRDefault="001C377E" w:rsidP="003C3A7D">
      <w:pPr>
        <w:rPr>
          <w:b/>
        </w:rPr>
      </w:pPr>
      <w:r>
        <w:rPr>
          <w:b/>
        </w:rPr>
        <w:t>First year of the project (September 2011- August 2012)</w:t>
      </w:r>
    </w:p>
    <w:p w14:paraId="422C5954" w14:textId="77777777" w:rsidR="001C377E" w:rsidRDefault="001C377E" w:rsidP="003C3A7D">
      <w:pPr>
        <w:rPr>
          <w:b/>
        </w:rPr>
      </w:pPr>
    </w:p>
    <w:p w14:paraId="3A6BC92D" w14:textId="77777777" w:rsidR="001C377E" w:rsidRDefault="001C377E" w:rsidP="005A12F8">
      <w:pPr>
        <w:pStyle w:val="ListParagraph"/>
        <w:numPr>
          <w:ilvl w:val="0"/>
          <w:numId w:val="35"/>
        </w:numPr>
        <w:jc w:val="both"/>
        <w:rPr>
          <w:rFonts w:ascii="Times New Roman" w:hAnsi="Times New Roman"/>
          <w:sz w:val="24"/>
          <w:szCs w:val="24"/>
        </w:rPr>
      </w:pPr>
      <w:r w:rsidRPr="005A12F8">
        <w:rPr>
          <w:rFonts w:ascii="Times New Roman" w:hAnsi="Times New Roman"/>
          <w:sz w:val="24"/>
          <w:szCs w:val="24"/>
        </w:rPr>
        <w:t>Oral and poster p</w:t>
      </w:r>
      <w:r>
        <w:rPr>
          <w:rFonts w:ascii="Times New Roman" w:hAnsi="Times New Roman"/>
          <w:sz w:val="24"/>
          <w:szCs w:val="24"/>
        </w:rPr>
        <w:t>resentation</w:t>
      </w:r>
      <w:r w:rsidRPr="005A12F8">
        <w:rPr>
          <w:rFonts w:ascii="Times New Roman" w:hAnsi="Times New Roman"/>
          <w:sz w:val="24"/>
          <w:szCs w:val="24"/>
        </w:rPr>
        <w:t xml:space="preserve"> on “</w:t>
      </w:r>
      <w:proofErr w:type="spellStart"/>
      <w:r w:rsidRPr="005A12F8">
        <w:rPr>
          <w:rFonts w:ascii="Times New Roman" w:hAnsi="Times New Roman"/>
          <w:sz w:val="24"/>
          <w:szCs w:val="24"/>
        </w:rPr>
        <w:t>Neutronics</w:t>
      </w:r>
      <w:proofErr w:type="spellEnd"/>
      <w:r w:rsidRPr="005A12F8">
        <w:rPr>
          <w:rFonts w:ascii="Times New Roman" w:hAnsi="Times New Roman"/>
          <w:sz w:val="24"/>
          <w:szCs w:val="24"/>
        </w:rPr>
        <w:t xml:space="preserve"> Analysis of Fast Breeder Reactor Core to Support the Plutonium Fingerprinting for Forensics (</w:t>
      </w:r>
      <w:proofErr w:type="spellStart"/>
      <w:r w:rsidRPr="005A12F8">
        <w:rPr>
          <w:rFonts w:ascii="Times New Roman" w:hAnsi="Times New Roman"/>
          <w:sz w:val="24"/>
          <w:szCs w:val="24"/>
        </w:rPr>
        <w:t>PuFF</w:t>
      </w:r>
      <w:proofErr w:type="spellEnd"/>
      <w:r w:rsidRPr="005A12F8">
        <w:rPr>
          <w:rFonts w:ascii="Times New Roman" w:hAnsi="Times New Roman"/>
          <w:sz w:val="24"/>
          <w:szCs w:val="24"/>
        </w:rPr>
        <w:t xml:space="preserve">) Project”, </w:t>
      </w:r>
      <w:r w:rsidRPr="005A12F8">
        <w:rPr>
          <w:rFonts w:ascii="Times New Roman" w:hAnsi="Times New Roman"/>
          <w:b/>
          <w:sz w:val="24"/>
          <w:szCs w:val="24"/>
          <w:u w:val="single"/>
        </w:rPr>
        <w:t>Jeremy M. Osborn</w:t>
      </w:r>
      <w:r w:rsidRPr="005A12F8">
        <w:rPr>
          <w:rFonts w:ascii="Times New Roman" w:hAnsi="Times New Roman"/>
          <w:sz w:val="24"/>
          <w:szCs w:val="24"/>
        </w:rPr>
        <w:t xml:space="preserve">, Taylor M. Coles, Amanda R. Twaddle and Sunil S. </w:t>
      </w:r>
      <w:proofErr w:type="spellStart"/>
      <w:r w:rsidRPr="005A12F8">
        <w:rPr>
          <w:rFonts w:ascii="Times New Roman" w:hAnsi="Times New Roman"/>
          <w:sz w:val="24"/>
          <w:szCs w:val="24"/>
        </w:rPr>
        <w:t>Chirayath</w:t>
      </w:r>
      <w:proofErr w:type="spellEnd"/>
      <w:r w:rsidRPr="005A12F8">
        <w:rPr>
          <w:rFonts w:ascii="Times New Roman" w:hAnsi="Times New Roman"/>
          <w:sz w:val="24"/>
          <w:szCs w:val="24"/>
        </w:rPr>
        <w:t>, 5</w:t>
      </w:r>
      <w:r w:rsidRPr="005A12F8">
        <w:rPr>
          <w:rFonts w:ascii="Times New Roman" w:hAnsi="Times New Roman"/>
          <w:sz w:val="24"/>
          <w:szCs w:val="24"/>
          <w:vertAlign w:val="superscript"/>
        </w:rPr>
        <w:t>th</w:t>
      </w:r>
      <w:r w:rsidRPr="005A12F8">
        <w:rPr>
          <w:rFonts w:ascii="Times New Roman" w:hAnsi="Times New Roman"/>
          <w:sz w:val="24"/>
          <w:szCs w:val="24"/>
        </w:rPr>
        <w:t xml:space="preserve"> Annual Academic Research Initiative (ARI) Grantees conference during July 23-25, 2012</w:t>
      </w:r>
      <w:r>
        <w:rPr>
          <w:rFonts w:ascii="Times New Roman" w:hAnsi="Times New Roman"/>
          <w:sz w:val="24"/>
          <w:szCs w:val="24"/>
        </w:rPr>
        <w:t xml:space="preserve">, </w:t>
      </w:r>
      <w:r w:rsidRPr="005A12F8">
        <w:rPr>
          <w:rFonts w:ascii="Times New Roman" w:hAnsi="Times New Roman"/>
          <w:sz w:val="24"/>
          <w:szCs w:val="24"/>
        </w:rPr>
        <w:t>Leesburg, Virginia</w:t>
      </w:r>
      <w:r>
        <w:rPr>
          <w:rFonts w:ascii="Times New Roman" w:hAnsi="Times New Roman"/>
          <w:sz w:val="24"/>
          <w:szCs w:val="24"/>
        </w:rPr>
        <w:t>, USA</w:t>
      </w:r>
      <w:r w:rsidRPr="005A12F8">
        <w:rPr>
          <w:rFonts w:ascii="Times New Roman" w:hAnsi="Times New Roman"/>
          <w:sz w:val="24"/>
          <w:szCs w:val="24"/>
        </w:rPr>
        <w:t>.</w:t>
      </w:r>
    </w:p>
    <w:p w14:paraId="54119F22" w14:textId="77777777" w:rsidR="001C377E" w:rsidRDefault="001C377E" w:rsidP="005A12F8">
      <w:pPr>
        <w:pStyle w:val="ListParagraph"/>
        <w:numPr>
          <w:ilvl w:val="0"/>
          <w:numId w:val="35"/>
        </w:numPr>
        <w:jc w:val="both"/>
        <w:rPr>
          <w:rFonts w:ascii="Times New Roman" w:hAnsi="Times New Roman"/>
          <w:sz w:val="24"/>
          <w:szCs w:val="24"/>
        </w:rPr>
      </w:pPr>
      <w:r>
        <w:rPr>
          <w:rFonts w:ascii="Times New Roman" w:hAnsi="Times New Roman"/>
          <w:sz w:val="24"/>
          <w:szCs w:val="24"/>
        </w:rPr>
        <w:t xml:space="preserve">Oral presentation on </w:t>
      </w:r>
      <w:r w:rsidRPr="005A12F8">
        <w:rPr>
          <w:rFonts w:ascii="Times New Roman" w:hAnsi="Times New Roman"/>
          <w:sz w:val="24"/>
          <w:szCs w:val="24"/>
        </w:rPr>
        <w:t xml:space="preserve">“Assessment of Unique Trace Elements and Isotope Ratios in Separated Plutonium from Low Burnup Spent Fuel”, </w:t>
      </w:r>
      <w:r w:rsidRPr="005A12F8">
        <w:rPr>
          <w:rFonts w:ascii="Times New Roman" w:hAnsi="Times New Roman"/>
          <w:b/>
          <w:sz w:val="24"/>
          <w:szCs w:val="24"/>
          <w:u w:val="single"/>
        </w:rPr>
        <w:t xml:space="preserve">Sunil S. </w:t>
      </w:r>
      <w:proofErr w:type="spellStart"/>
      <w:r w:rsidRPr="005A12F8">
        <w:rPr>
          <w:rFonts w:ascii="Times New Roman" w:hAnsi="Times New Roman"/>
          <w:b/>
          <w:sz w:val="24"/>
          <w:szCs w:val="24"/>
          <w:u w:val="single"/>
        </w:rPr>
        <w:t>Chirayath</w:t>
      </w:r>
      <w:proofErr w:type="spellEnd"/>
      <w:r w:rsidRPr="005A12F8">
        <w:rPr>
          <w:rFonts w:ascii="Times New Roman" w:hAnsi="Times New Roman"/>
          <w:sz w:val="24"/>
          <w:szCs w:val="24"/>
        </w:rPr>
        <w:t xml:space="preserve">, Charles M. </w:t>
      </w:r>
      <w:proofErr w:type="spellStart"/>
      <w:r w:rsidRPr="005A12F8">
        <w:rPr>
          <w:rFonts w:ascii="Times New Roman" w:hAnsi="Times New Roman"/>
          <w:sz w:val="24"/>
          <w:szCs w:val="24"/>
        </w:rPr>
        <w:t>Folden</w:t>
      </w:r>
      <w:proofErr w:type="spellEnd"/>
      <w:r w:rsidRPr="005A12F8">
        <w:rPr>
          <w:rFonts w:ascii="Times New Roman" w:hAnsi="Times New Roman"/>
          <w:sz w:val="24"/>
          <w:szCs w:val="24"/>
        </w:rPr>
        <w:t xml:space="preserve"> III and David R. Boyle</w:t>
      </w:r>
      <w:r>
        <w:rPr>
          <w:rFonts w:ascii="Times New Roman" w:hAnsi="Times New Roman"/>
          <w:sz w:val="24"/>
          <w:szCs w:val="24"/>
        </w:rPr>
        <w:t xml:space="preserve">, </w:t>
      </w:r>
      <w:r w:rsidRPr="005A12F8">
        <w:rPr>
          <w:rFonts w:ascii="Times New Roman" w:hAnsi="Times New Roman"/>
          <w:sz w:val="24"/>
          <w:szCs w:val="24"/>
        </w:rPr>
        <w:t>5</w:t>
      </w:r>
      <w:r w:rsidRPr="005A12F8">
        <w:rPr>
          <w:rFonts w:ascii="Times New Roman" w:hAnsi="Times New Roman"/>
          <w:sz w:val="24"/>
          <w:szCs w:val="24"/>
          <w:vertAlign w:val="superscript"/>
        </w:rPr>
        <w:t>th</w:t>
      </w:r>
      <w:r w:rsidRPr="005A12F8">
        <w:rPr>
          <w:rFonts w:ascii="Times New Roman" w:hAnsi="Times New Roman"/>
          <w:sz w:val="24"/>
          <w:szCs w:val="24"/>
        </w:rPr>
        <w:t xml:space="preserve"> Annual Academic Research Initiative (ARI) Grantees conference during July 23-25, 2012</w:t>
      </w:r>
      <w:r>
        <w:rPr>
          <w:rFonts w:ascii="Times New Roman" w:hAnsi="Times New Roman"/>
          <w:sz w:val="24"/>
          <w:szCs w:val="24"/>
        </w:rPr>
        <w:t xml:space="preserve">, </w:t>
      </w:r>
      <w:r w:rsidRPr="005A12F8">
        <w:rPr>
          <w:rFonts w:ascii="Times New Roman" w:hAnsi="Times New Roman"/>
          <w:sz w:val="24"/>
          <w:szCs w:val="24"/>
        </w:rPr>
        <w:t>Leesburg, Virginia</w:t>
      </w:r>
      <w:r>
        <w:rPr>
          <w:rFonts w:ascii="Times New Roman" w:hAnsi="Times New Roman"/>
          <w:sz w:val="24"/>
          <w:szCs w:val="24"/>
        </w:rPr>
        <w:t>, USA</w:t>
      </w:r>
      <w:r w:rsidRPr="005A12F8">
        <w:rPr>
          <w:rFonts w:ascii="Times New Roman" w:hAnsi="Times New Roman"/>
          <w:sz w:val="24"/>
          <w:szCs w:val="24"/>
        </w:rPr>
        <w:t>.</w:t>
      </w:r>
    </w:p>
    <w:p w14:paraId="4312C8BF" w14:textId="77777777" w:rsidR="001C377E" w:rsidRPr="005A12F8" w:rsidRDefault="001C377E" w:rsidP="005A12F8">
      <w:pPr>
        <w:pStyle w:val="ListParagraph"/>
        <w:ind w:left="927"/>
        <w:jc w:val="both"/>
        <w:rPr>
          <w:rFonts w:ascii="Times New Roman" w:hAnsi="Times New Roman"/>
          <w:sz w:val="24"/>
          <w:szCs w:val="24"/>
        </w:rPr>
      </w:pPr>
    </w:p>
    <w:p w14:paraId="42AC28B8" w14:textId="77777777" w:rsidR="003245EC" w:rsidRDefault="003245EC" w:rsidP="003245EC">
      <w:pPr>
        <w:rPr>
          <w:b/>
        </w:rPr>
      </w:pPr>
      <w:r>
        <w:rPr>
          <w:b/>
        </w:rPr>
        <w:t>Second year of the project (September 2012- August 2013)</w:t>
      </w:r>
    </w:p>
    <w:p w14:paraId="61A2F2CF" w14:textId="77777777" w:rsidR="001C377E" w:rsidRPr="0045012D" w:rsidRDefault="001C377E" w:rsidP="00096F33">
      <w:pPr>
        <w:jc w:val="both"/>
      </w:pPr>
    </w:p>
    <w:p w14:paraId="4349D27B" w14:textId="77777777" w:rsidR="003245EC" w:rsidRPr="007F0424" w:rsidRDefault="003245EC" w:rsidP="003245EC">
      <w:pPr>
        <w:pStyle w:val="ListParagraph"/>
        <w:numPr>
          <w:ilvl w:val="0"/>
          <w:numId w:val="42"/>
        </w:numPr>
        <w:ind w:left="993"/>
        <w:rPr>
          <w:rFonts w:ascii="Times New Roman" w:hAnsi="Times New Roman"/>
          <w:b/>
          <w:color w:val="000000"/>
          <w:sz w:val="24"/>
          <w:szCs w:val="24"/>
        </w:rPr>
      </w:pPr>
      <w:r w:rsidRPr="009E501E">
        <w:rPr>
          <w:rFonts w:ascii="Times New Roman" w:hAnsi="Times New Roman"/>
          <w:color w:val="000000"/>
          <w:sz w:val="24"/>
          <w:szCs w:val="24"/>
        </w:rPr>
        <w:t xml:space="preserve">Oral Presentation </w:t>
      </w:r>
      <w:r>
        <w:rPr>
          <w:rFonts w:ascii="Times New Roman" w:hAnsi="Times New Roman"/>
          <w:color w:val="000000"/>
          <w:sz w:val="24"/>
          <w:szCs w:val="24"/>
        </w:rPr>
        <w:t xml:space="preserve">on “Nuclear Forensics Signature Analysis of Fast and Thermal Reactor Produced Weapons-grade Plutonium”, </w:t>
      </w:r>
      <w:r w:rsidRPr="007F0424">
        <w:rPr>
          <w:rFonts w:ascii="Times New Roman" w:hAnsi="Times New Roman"/>
          <w:b/>
          <w:color w:val="000000"/>
          <w:sz w:val="24"/>
          <w:szCs w:val="24"/>
          <w:u w:val="single"/>
        </w:rPr>
        <w:t>Jeremy M. Osborn,</w:t>
      </w:r>
      <w:r w:rsidRPr="007F0424">
        <w:rPr>
          <w:rFonts w:ascii="Times New Roman" w:hAnsi="Times New Roman"/>
          <w:b/>
          <w:color w:val="000000"/>
          <w:sz w:val="24"/>
          <w:szCs w:val="24"/>
        </w:rPr>
        <w:t xml:space="preserve"> </w:t>
      </w:r>
      <w:r w:rsidRPr="007F0424">
        <w:rPr>
          <w:rFonts w:ascii="Times New Roman" w:hAnsi="Times New Roman"/>
          <w:b/>
          <w:color w:val="000000"/>
          <w:sz w:val="24"/>
          <w:szCs w:val="24"/>
          <w:u w:val="single"/>
        </w:rPr>
        <w:t>Taylor M. Coles</w:t>
      </w:r>
      <w:r>
        <w:rPr>
          <w:rFonts w:ascii="Times New Roman" w:hAnsi="Times New Roman"/>
          <w:color w:val="000000"/>
          <w:sz w:val="24"/>
          <w:szCs w:val="24"/>
        </w:rPr>
        <w:t xml:space="preserve">, Amanda Rose Twaddle, Sunil S. </w:t>
      </w:r>
      <w:proofErr w:type="spellStart"/>
      <w:r>
        <w:rPr>
          <w:rFonts w:ascii="Times New Roman" w:hAnsi="Times New Roman"/>
          <w:color w:val="000000"/>
          <w:sz w:val="24"/>
          <w:szCs w:val="24"/>
        </w:rPr>
        <w:t>Chirayath</w:t>
      </w:r>
      <w:proofErr w:type="spellEnd"/>
      <w:r>
        <w:rPr>
          <w:rFonts w:ascii="Times New Roman" w:hAnsi="Times New Roman"/>
          <w:color w:val="000000"/>
          <w:sz w:val="24"/>
          <w:szCs w:val="24"/>
        </w:rPr>
        <w:t xml:space="preserve">, William S. Charlton, </w:t>
      </w:r>
      <w:r w:rsidRPr="009E501E">
        <w:rPr>
          <w:rFonts w:ascii="Times New Roman" w:hAnsi="Times New Roman"/>
          <w:color w:val="000000"/>
          <w:sz w:val="24"/>
          <w:szCs w:val="24"/>
        </w:rPr>
        <w:t xml:space="preserve">in the technical track </w:t>
      </w:r>
      <w:r>
        <w:rPr>
          <w:rFonts w:ascii="Times New Roman" w:hAnsi="Times New Roman"/>
          <w:color w:val="000000"/>
          <w:sz w:val="24"/>
          <w:szCs w:val="24"/>
        </w:rPr>
        <w:t xml:space="preserve">titled </w:t>
      </w:r>
      <w:r w:rsidRPr="009E501E">
        <w:rPr>
          <w:rFonts w:ascii="Times New Roman" w:hAnsi="Times New Roman"/>
          <w:sz w:val="24"/>
          <w:szCs w:val="24"/>
        </w:rPr>
        <w:t>“Analytical and Chemistry Solutions to Nuclear Forensics Problems: Analytical Tools and Modeling”</w:t>
      </w:r>
      <w:r>
        <w:rPr>
          <w:rFonts w:ascii="Times New Roman" w:hAnsi="Times New Roman"/>
          <w:sz w:val="24"/>
          <w:szCs w:val="24"/>
        </w:rPr>
        <w:t xml:space="preserve">, </w:t>
      </w:r>
      <w:r>
        <w:rPr>
          <w:rFonts w:ascii="Times New Roman" w:hAnsi="Times New Roman"/>
          <w:color w:val="000000"/>
          <w:sz w:val="24"/>
          <w:szCs w:val="24"/>
        </w:rPr>
        <w:t xml:space="preserve">Proceedings of the </w:t>
      </w:r>
      <w:r w:rsidRPr="009E501E">
        <w:rPr>
          <w:rFonts w:ascii="Times New Roman" w:hAnsi="Times New Roman"/>
          <w:color w:val="000000"/>
          <w:sz w:val="24"/>
          <w:szCs w:val="24"/>
        </w:rPr>
        <w:t>245</w:t>
      </w:r>
      <w:r w:rsidRPr="009E501E">
        <w:rPr>
          <w:rFonts w:ascii="Times New Roman" w:hAnsi="Times New Roman"/>
          <w:color w:val="000000"/>
          <w:sz w:val="24"/>
          <w:szCs w:val="24"/>
          <w:vertAlign w:val="superscript"/>
        </w:rPr>
        <w:t>th</w:t>
      </w:r>
      <w:r w:rsidRPr="009E501E">
        <w:rPr>
          <w:rFonts w:ascii="Times New Roman" w:hAnsi="Times New Roman"/>
          <w:color w:val="000000"/>
          <w:sz w:val="24"/>
          <w:szCs w:val="24"/>
        </w:rPr>
        <w:t xml:space="preserve"> American Chemical Society national meeting held during April 7-11</w:t>
      </w:r>
      <w:r>
        <w:rPr>
          <w:rFonts w:ascii="Times New Roman" w:hAnsi="Times New Roman"/>
          <w:color w:val="000000"/>
          <w:sz w:val="24"/>
          <w:szCs w:val="24"/>
        </w:rPr>
        <w:t>, 2013,</w:t>
      </w:r>
      <w:r w:rsidRPr="009E501E">
        <w:rPr>
          <w:rFonts w:ascii="Times New Roman" w:hAnsi="Times New Roman"/>
          <w:color w:val="000000"/>
          <w:sz w:val="24"/>
          <w:szCs w:val="24"/>
        </w:rPr>
        <w:t xml:space="preserve"> New Orleans, Louisiana</w:t>
      </w:r>
      <w:r>
        <w:rPr>
          <w:rFonts w:ascii="Times New Roman" w:hAnsi="Times New Roman"/>
          <w:color w:val="000000"/>
          <w:sz w:val="24"/>
          <w:szCs w:val="24"/>
        </w:rPr>
        <w:t>, USA</w:t>
      </w:r>
      <w:r w:rsidRPr="009E501E">
        <w:rPr>
          <w:rFonts w:ascii="Times New Roman" w:hAnsi="Times New Roman"/>
          <w:sz w:val="24"/>
          <w:szCs w:val="24"/>
        </w:rPr>
        <w:t>.</w:t>
      </w:r>
    </w:p>
    <w:p w14:paraId="021C8604" w14:textId="77777777" w:rsidR="003245EC" w:rsidRPr="007F0424" w:rsidRDefault="003245EC" w:rsidP="003245EC">
      <w:pPr>
        <w:pStyle w:val="ListParagraph"/>
        <w:numPr>
          <w:ilvl w:val="0"/>
          <w:numId w:val="42"/>
        </w:numPr>
        <w:ind w:left="993"/>
        <w:rPr>
          <w:rStyle w:val="sessiontitle"/>
          <w:rFonts w:ascii="Times New Roman" w:hAnsi="Times New Roman"/>
          <w:b/>
          <w:color w:val="000000"/>
          <w:sz w:val="24"/>
          <w:szCs w:val="24"/>
        </w:rPr>
      </w:pPr>
      <w:r>
        <w:rPr>
          <w:rFonts w:ascii="Times New Roman" w:hAnsi="Times New Roman"/>
          <w:color w:val="000000"/>
          <w:sz w:val="24"/>
          <w:szCs w:val="24"/>
        </w:rPr>
        <w:t>Full paper accepted and Oral Presentation: “</w:t>
      </w:r>
      <w:proofErr w:type="spellStart"/>
      <w:r>
        <w:rPr>
          <w:rFonts w:ascii="Times New Roman" w:hAnsi="Times New Roman"/>
          <w:color w:val="000000"/>
          <w:sz w:val="24"/>
          <w:szCs w:val="24"/>
        </w:rPr>
        <w:t>Neutronics</w:t>
      </w:r>
      <w:proofErr w:type="spellEnd"/>
      <w:r>
        <w:rPr>
          <w:rFonts w:ascii="Times New Roman" w:hAnsi="Times New Roman"/>
          <w:color w:val="000000"/>
          <w:sz w:val="24"/>
          <w:szCs w:val="24"/>
        </w:rPr>
        <w:t xml:space="preserve"> Analysis of Fast Breeder Reactor Core to Support the Plutonium Fingerprinting for Forensics (</w:t>
      </w:r>
      <w:proofErr w:type="spellStart"/>
      <w:r>
        <w:rPr>
          <w:rFonts w:ascii="Times New Roman" w:hAnsi="Times New Roman"/>
          <w:color w:val="000000"/>
          <w:sz w:val="24"/>
          <w:szCs w:val="24"/>
        </w:rPr>
        <w:t>PuFF</w:t>
      </w:r>
      <w:proofErr w:type="spellEnd"/>
      <w:r>
        <w:rPr>
          <w:rFonts w:ascii="Times New Roman" w:hAnsi="Times New Roman"/>
          <w:color w:val="000000"/>
          <w:sz w:val="24"/>
          <w:szCs w:val="24"/>
        </w:rPr>
        <w:t xml:space="preserve">) Project”, </w:t>
      </w:r>
      <w:r w:rsidRPr="007F0424">
        <w:rPr>
          <w:rFonts w:ascii="Times New Roman" w:hAnsi="Times New Roman"/>
          <w:b/>
          <w:color w:val="000000"/>
          <w:sz w:val="24"/>
          <w:szCs w:val="24"/>
          <w:u w:val="single"/>
        </w:rPr>
        <w:t>Jeremy M. Osborn</w:t>
      </w:r>
      <w:r>
        <w:rPr>
          <w:rFonts w:ascii="Times New Roman" w:hAnsi="Times New Roman"/>
          <w:color w:val="000000"/>
          <w:sz w:val="24"/>
          <w:szCs w:val="24"/>
        </w:rPr>
        <w:t xml:space="preserve">, Sunil S. </w:t>
      </w:r>
      <w:proofErr w:type="spellStart"/>
      <w:r>
        <w:rPr>
          <w:rFonts w:ascii="Times New Roman" w:hAnsi="Times New Roman"/>
          <w:color w:val="000000"/>
          <w:sz w:val="24"/>
          <w:szCs w:val="24"/>
        </w:rPr>
        <w:t>Chirayath</w:t>
      </w:r>
      <w:proofErr w:type="spellEnd"/>
      <w:r>
        <w:rPr>
          <w:rFonts w:ascii="Times New Roman" w:hAnsi="Times New Roman"/>
          <w:color w:val="000000"/>
          <w:sz w:val="24"/>
          <w:szCs w:val="24"/>
        </w:rPr>
        <w:t>, and William S. Charlton</w:t>
      </w:r>
      <w:r w:rsidRPr="007F0424">
        <w:rPr>
          <w:rFonts w:ascii="Times New Roman" w:hAnsi="Times New Roman"/>
          <w:color w:val="000000"/>
          <w:sz w:val="24"/>
          <w:szCs w:val="24"/>
        </w:rPr>
        <w:t xml:space="preserve">, in the </w:t>
      </w:r>
      <w:r>
        <w:rPr>
          <w:rStyle w:val="sessiontitle"/>
          <w:rFonts w:ascii="Times New Roman" w:hAnsi="Times New Roman"/>
          <w:color w:val="000000"/>
          <w:sz w:val="24"/>
          <w:szCs w:val="24"/>
        </w:rPr>
        <w:t>Concurrent S</w:t>
      </w:r>
      <w:r w:rsidRPr="007F0424">
        <w:rPr>
          <w:rStyle w:val="sessiontitle"/>
          <w:rFonts w:ascii="Times New Roman" w:hAnsi="Times New Roman"/>
          <w:color w:val="000000"/>
          <w:sz w:val="24"/>
          <w:szCs w:val="24"/>
        </w:rPr>
        <w:t>ession on</w:t>
      </w:r>
      <w:r>
        <w:rPr>
          <w:rStyle w:val="sessiontitle"/>
          <w:rFonts w:ascii="Times New Roman" w:hAnsi="Times New Roman"/>
          <w:color w:val="000000"/>
          <w:sz w:val="24"/>
          <w:szCs w:val="24"/>
        </w:rPr>
        <w:t xml:space="preserve"> “</w:t>
      </w:r>
      <w:r w:rsidRPr="007F0424">
        <w:rPr>
          <w:rStyle w:val="sessiontitle"/>
          <w:rFonts w:ascii="Times New Roman" w:hAnsi="Times New Roman"/>
          <w:color w:val="000000"/>
          <w:sz w:val="24"/>
          <w:szCs w:val="24"/>
        </w:rPr>
        <w:t>Nonproliferation and Arms Control and Materials Controls and Accountability: Nuclear Forensics and Signatures</w:t>
      </w:r>
      <w:r>
        <w:rPr>
          <w:rStyle w:val="sessiontitle"/>
          <w:rFonts w:ascii="Times New Roman" w:hAnsi="Times New Roman"/>
          <w:color w:val="000000"/>
          <w:sz w:val="24"/>
          <w:szCs w:val="24"/>
        </w:rPr>
        <w:t>”, Proceedings of the 54</w:t>
      </w:r>
      <w:r w:rsidRPr="007F0424">
        <w:rPr>
          <w:rStyle w:val="sessiontitle"/>
          <w:rFonts w:ascii="Times New Roman" w:hAnsi="Times New Roman"/>
          <w:color w:val="000000"/>
          <w:sz w:val="24"/>
          <w:szCs w:val="24"/>
          <w:vertAlign w:val="superscript"/>
        </w:rPr>
        <w:t>th</w:t>
      </w:r>
      <w:r>
        <w:rPr>
          <w:rStyle w:val="sessiontitle"/>
          <w:rFonts w:ascii="Times New Roman" w:hAnsi="Times New Roman"/>
          <w:color w:val="000000"/>
          <w:sz w:val="24"/>
          <w:szCs w:val="24"/>
        </w:rPr>
        <w:t xml:space="preserve"> INMM Annual Meeting, July 14-18, 2013, Palm Desert, California, USA. </w:t>
      </w:r>
    </w:p>
    <w:p w14:paraId="1B4DE5F4" w14:textId="77777777" w:rsidR="003245EC" w:rsidRPr="00AE3298" w:rsidRDefault="003245EC" w:rsidP="003245EC">
      <w:pPr>
        <w:pStyle w:val="ListParagraph"/>
        <w:numPr>
          <w:ilvl w:val="0"/>
          <w:numId w:val="42"/>
        </w:numPr>
        <w:ind w:left="993"/>
        <w:rPr>
          <w:rStyle w:val="sessiontitle"/>
          <w:rFonts w:ascii="Times New Roman" w:hAnsi="Times New Roman"/>
          <w:b/>
          <w:color w:val="000000"/>
          <w:sz w:val="24"/>
          <w:szCs w:val="24"/>
        </w:rPr>
      </w:pPr>
      <w:r>
        <w:rPr>
          <w:rFonts w:ascii="Times New Roman" w:hAnsi="Times New Roman"/>
          <w:color w:val="000000"/>
          <w:sz w:val="24"/>
          <w:szCs w:val="24"/>
        </w:rPr>
        <w:t xml:space="preserve">Full paper accepted and Oral Presentation: “Nuclear Forensics Signature Analysis of Thermal Reactor Produced Weapons-grade Plutonium”, </w:t>
      </w:r>
      <w:r w:rsidRPr="007F18B3">
        <w:rPr>
          <w:rFonts w:ascii="Times New Roman" w:hAnsi="Times New Roman"/>
          <w:b/>
          <w:color w:val="000000"/>
          <w:sz w:val="24"/>
          <w:szCs w:val="24"/>
          <w:u w:val="single"/>
        </w:rPr>
        <w:t>Taylor M. Coles</w:t>
      </w:r>
      <w:r>
        <w:rPr>
          <w:rFonts w:ascii="Times New Roman" w:hAnsi="Times New Roman"/>
          <w:color w:val="000000"/>
          <w:sz w:val="24"/>
          <w:szCs w:val="24"/>
        </w:rPr>
        <w:t xml:space="preserve">, Sunil S. </w:t>
      </w:r>
      <w:proofErr w:type="spellStart"/>
      <w:r>
        <w:rPr>
          <w:rFonts w:ascii="Times New Roman" w:hAnsi="Times New Roman"/>
          <w:color w:val="000000"/>
          <w:sz w:val="24"/>
          <w:szCs w:val="24"/>
        </w:rPr>
        <w:t>Chirayath</w:t>
      </w:r>
      <w:proofErr w:type="spellEnd"/>
      <w:r>
        <w:rPr>
          <w:rFonts w:ascii="Times New Roman" w:hAnsi="Times New Roman"/>
          <w:color w:val="000000"/>
          <w:sz w:val="24"/>
          <w:szCs w:val="24"/>
        </w:rPr>
        <w:t>, and William S. Charlton</w:t>
      </w:r>
      <w:r w:rsidRPr="007F0424">
        <w:rPr>
          <w:rFonts w:ascii="Times New Roman" w:hAnsi="Times New Roman"/>
          <w:color w:val="000000"/>
          <w:sz w:val="24"/>
          <w:szCs w:val="24"/>
        </w:rPr>
        <w:t xml:space="preserve">, in the </w:t>
      </w:r>
      <w:r>
        <w:rPr>
          <w:rStyle w:val="sessiontitle"/>
          <w:rFonts w:ascii="Times New Roman" w:hAnsi="Times New Roman"/>
          <w:color w:val="000000"/>
          <w:sz w:val="24"/>
          <w:szCs w:val="24"/>
        </w:rPr>
        <w:t>Concurrent S</w:t>
      </w:r>
      <w:r w:rsidRPr="007F0424">
        <w:rPr>
          <w:rStyle w:val="sessiontitle"/>
          <w:rFonts w:ascii="Times New Roman" w:hAnsi="Times New Roman"/>
          <w:color w:val="000000"/>
          <w:sz w:val="24"/>
          <w:szCs w:val="24"/>
        </w:rPr>
        <w:t>ession on</w:t>
      </w:r>
      <w:r>
        <w:rPr>
          <w:rStyle w:val="sessiontitle"/>
          <w:rFonts w:ascii="Times New Roman" w:hAnsi="Times New Roman"/>
          <w:color w:val="000000"/>
          <w:sz w:val="24"/>
          <w:szCs w:val="24"/>
        </w:rPr>
        <w:t xml:space="preserve"> “</w:t>
      </w:r>
      <w:r w:rsidRPr="007F0424">
        <w:rPr>
          <w:rStyle w:val="sessiontitle"/>
          <w:rFonts w:ascii="Times New Roman" w:hAnsi="Times New Roman"/>
          <w:color w:val="000000"/>
          <w:sz w:val="24"/>
          <w:szCs w:val="24"/>
        </w:rPr>
        <w:t>Nonproliferation and Arms Control and Materials Controls and Accountability: Nuclear Forensics and Signatures</w:t>
      </w:r>
      <w:r>
        <w:rPr>
          <w:rStyle w:val="sessiontitle"/>
          <w:rFonts w:ascii="Times New Roman" w:hAnsi="Times New Roman"/>
          <w:color w:val="000000"/>
          <w:sz w:val="24"/>
          <w:szCs w:val="24"/>
        </w:rPr>
        <w:t>”, Proceedings of the 54</w:t>
      </w:r>
      <w:r w:rsidRPr="007F0424">
        <w:rPr>
          <w:rStyle w:val="sessiontitle"/>
          <w:rFonts w:ascii="Times New Roman" w:hAnsi="Times New Roman"/>
          <w:color w:val="000000"/>
          <w:sz w:val="24"/>
          <w:szCs w:val="24"/>
          <w:vertAlign w:val="superscript"/>
        </w:rPr>
        <w:t>th</w:t>
      </w:r>
      <w:r>
        <w:rPr>
          <w:rStyle w:val="sessiontitle"/>
          <w:rFonts w:ascii="Times New Roman" w:hAnsi="Times New Roman"/>
          <w:color w:val="000000"/>
          <w:sz w:val="24"/>
          <w:szCs w:val="24"/>
        </w:rPr>
        <w:t xml:space="preserve"> INMM Annual Meeting, July 14-18, 2013, Palm Desert, California, USA.</w:t>
      </w:r>
    </w:p>
    <w:p w14:paraId="167B7259" w14:textId="77777777" w:rsidR="003245EC" w:rsidRPr="00AE3298" w:rsidRDefault="003245EC" w:rsidP="003245EC">
      <w:pPr>
        <w:pStyle w:val="ListParagraph"/>
        <w:numPr>
          <w:ilvl w:val="0"/>
          <w:numId w:val="42"/>
        </w:numPr>
        <w:ind w:left="993"/>
        <w:rPr>
          <w:rFonts w:ascii="Times New Roman" w:hAnsi="Times New Roman"/>
          <w:b/>
          <w:color w:val="000000"/>
          <w:sz w:val="24"/>
          <w:szCs w:val="24"/>
        </w:rPr>
      </w:pPr>
      <w:r>
        <w:rPr>
          <w:rFonts w:ascii="Times New Roman" w:hAnsi="Times New Roman"/>
          <w:color w:val="000000"/>
          <w:sz w:val="24"/>
          <w:szCs w:val="24"/>
        </w:rPr>
        <w:t>Poster Presentation: “Isotopic Analysis of Fast Breeder Reactor Core to Support the Plutonium Finger Printing for Forensics (</w:t>
      </w:r>
      <w:proofErr w:type="spellStart"/>
      <w:r>
        <w:rPr>
          <w:rFonts w:ascii="Times New Roman" w:hAnsi="Times New Roman"/>
          <w:color w:val="000000"/>
          <w:sz w:val="24"/>
          <w:szCs w:val="24"/>
        </w:rPr>
        <w:t>PuFF</w:t>
      </w:r>
      <w:proofErr w:type="spellEnd"/>
      <w:r>
        <w:rPr>
          <w:rFonts w:ascii="Times New Roman" w:hAnsi="Times New Roman"/>
          <w:color w:val="000000"/>
          <w:sz w:val="24"/>
          <w:szCs w:val="24"/>
        </w:rPr>
        <w:t xml:space="preserve">) Project”, </w:t>
      </w:r>
      <w:r>
        <w:rPr>
          <w:rFonts w:ascii="Times New Roman" w:hAnsi="Times New Roman"/>
          <w:b/>
          <w:color w:val="000000"/>
          <w:sz w:val="24"/>
          <w:szCs w:val="24"/>
          <w:u w:val="single"/>
        </w:rPr>
        <w:t>Jeremy M. Osborn</w:t>
      </w:r>
      <w:r>
        <w:rPr>
          <w:rFonts w:ascii="Times New Roman" w:hAnsi="Times New Roman"/>
          <w:color w:val="000000"/>
          <w:sz w:val="24"/>
          <w:szCs w:val="24"/>
        </w:rPr>
        <w:t xml:space="preserve">, Sunil S. </w:t>
      </w:r>
      <w:proofErr w:type="spellStart"/>
      <w:r>
        <w:rPr>
          <w:rFonts w:ascii="Times New Roman" w:hAnsi="Times New Roman"/>
          <w:color w:val="000000"/>
          <w:sz w:val="24"/>
          <w:szCs w:val="24"/>
        </w:rPr>
        <w:t>Chirayath</w:t>
      </w:r>
      <w:proofErr w:type="spellEnd"/>
      <w:r>
        <w:rPr>
          <w:rFonts w:ascii="Times New Roman" w:hAnsi="Times New Roman"/>
          <w:color w:val="000000"/>
          <w:sz w:val="24"/>
          <w:szCs w:val="24"/>
        </w:rPr>
        <w:t>, and William S. Charlton</w:t>
      </w:r>
      <w:r w:rsidRPr="007F0424">
        <w:rPr>
          <w:rFonts w:ascii="Times New Roman" w:hAnsi="Times New Roman"/>
          <w:color w:val="000000"/>
          <w:sz w:val="24"/>
          <w:szCs w:val="24"/>
        </w:rPr>
        <w:t xml:space="preserve">, </w:t>
      </w:r>
      <w:r>
        <w:rPr>
          <w:rFonts w:ascii="Times New Roman" w:hAnsi="Times New Roman"/>
          <w:color w:val="000000"/>
          <w:sz w:val="24"/>
          <w:szCs w:val="24"/>
        </w:rPr>
        <w:t>6</w:t>
      </w:r>
      <w:r w:rsidRPr="005A12F8">
        <w:rPr>
          <w:rFonts w:ascii="Times New Roman" w:hAnsi="Times New Roman"/>
          <w:sz w:val="24"/>
          <w:szCs w:val="24"/>
          <w:vertAlign w:val="superscript"/>
        </w:rPr>
        <w:t>th</w:t>
      </w:r>
      <w:r w:rsidRPr="005A12F8">
        <w:rPr>
          <w:rFonts w:ascii="Times New Roman" w:hAnsi="Times New Roman"/>
          <w:sz w:val="24"/>
          <w:szCs w:val="24"/>
        </w:rPr>
        <w:t xml:space="preserve"> Annual </w:t>
      </w:r>
      <w:r>
        <w:rPr>
          <w:rFonts w:ascii="Times New Roman" w:hAnsi="Times New Roman"/>
          <w:sz w:val="24"/>
          <w:szCs w:val="24"/>
        </w:rPr>
        <w:t xml:space="preserve">NSF-DNDO </w:t>
      </w:r>
      <w:r w:rsidRPr="005A12F8">
        <w:rPr>
          <w:rFonts w:ascii="Times New Roman" w:hAnsi="Times New Roman"/>
          <w:sz w:val="24"/>
          <w:szCs w:val="24"/>
        </w:rPr>
        <w:t xml:space="preserve">Academic Research </w:t>
      </w:r>
      <w:r w:rsidRPr="005A12F8">
        <w:rPr>
          <w:rFonts w:ascii="Times New Roman" w:hAnsi="Times New Roman"/>
          <w:sz w:val="24"/>
          <w:szCs w:val="24"/>
        </w:rPr>
        <w:lastRenderedPageBreak/>
        <w:t xml:space="preserve">Initiative (ARI) Grantees </w:t>
      </w:r>
      <w:r>
        <w:rPr>
          <w:rFonts w:ascii="Times New Roman" w:hAnsi="Times New Roman"/>
          <w:sz w:val="24"/>
          <w:szCs w:val="24"/>
        </w:rPr>
        <w:t>Review Meeting</w:t>
      </w:r>
      <w:r w:rsidRPr="005A12F8">
        <w:rPr>
          <w:rFonts w:ascii="Times New Roman" w:hAnsi="Times New Roman"/>
          <w:sz w:val="24"/>
          <w:szCs w:val="24"/>
        </w:rPr>
        <w:t xml:space="preserve"> during July </w:t>
      </w:r>
      <w:r>
        <w:rPr>
          <w:rFonts w:ascii="Times New Roman" w:hAnsi="Times New Roman"/>
          <w:sz w:val="24"/>
          <w:szCs w:val="24"/>
        </w:rPr>
        <w:t>30</w:t>
      </w:r>
      <w:r w:rsidRPr="005A12F8">
        <w:rPr>
          <w:rFonts w:ascii="Times New Roman" w:hAnsi="Times New Roman"/>
          <w:sz w:val="24"/>
          <w:szCs w:val="24"/>
        </w:rPr>
        <w:t>-</w:t>
      </w:r>
      <w:r>
        <w:rPr>
          <w:rFonts w:ascii="Times New Roman" w:hAnsi="Times New Roman"/>
          <w:sz w:val="24"/>
          <w:szCs w:val="24"/>
        </w:rPr>
        <w:t>31</w:t>
      </w:r>
      <w:r w:rsidRPr="005A12F8">
        <w:rPr>
          <w:rFonts w:ascii="Times New Roman" w:hAnsi="Times New Roman"/>
          <w:sz w:val="24"/>
          <w:szCs w:val="24"/>
        </w:rPr>
        <w:t xml:space="preserve">, </w:t>
      </w:r>
      <w:r>
        <w:rPr>
          <w:rFonts w:ascii="Times New Roman" w:hAnsi="Times New Roman"/>
          <w:sz w:val="24"/>
          <w:szCs w:val="24"/>
        </w:rPr>
        <w:t xml:space="preserve">August 1, </w:t>
      </w:r>
      <w:r w:rsidRPr="005A12F8">
        <w:rPr>
          <w:rFonts w:ascii="Times New Roman" w:hAnsi="Times New Roman"/>
          <w:sz w:val="24"/>
          <w:szCs w:val="24"/>
        </w:rPr>
        <w:t>201</w:t>
      </w:r>
      <w:r>
        <w:rPr>
          <w:rFonts w:ascii="Times New Roman" w:hAnsi="Times New Roman"/>
          <w:sz w:val="24"/>
          <w:szCs w:val="24"/>
        </w:rPr>
        <w:t>3, Lansdowne</w:t>
      </w:r>
      <w:r w:rsidRPr="005A12F8">
        <w:rPr>
          <w:rFonts w:ascii="Times New Roman" w:hAnsi="Times New Roman"/>
          <w:sz w:val="24"/>
          <w:szCs w:val="24"/>
        </w:rPr>
        <w:t>, Virginia</w:t>
      </w:r>
      <w:r>
        <w:rPr>
          <w:rFonts w:ascii="Times New Roman" w:hAnsi="Times New Roman"/>
          <w:sz w:val="24"/>
          <w:szCs w:val="24"/>
        </w:rPr>
        <w:t>, USA</w:t>
      </w:r>
      <w:r w:rsidRPr="005A12F8">
        <w:rPr>
          <w:rFonts w:ascii="Times New Roman" w:hAnsi="Times New Roman"/>
          <w:sz w:val="24"/>
          <w:szCs w:val="24"/>
        </w:rPr>
        <w:t>.</w:t>
      </w:r>
    </w:p>
    <w:p w14:paraId="18DE8D5C" w14:textId="77777777" w:rsidR="003245EC" w:rsidRPr="00AE3298" w:rsidRDefault="003245EC" w:rsidP="003245EC">
      <w:pPr>
        <w:pStyle w:val="ListParagraph"/>
        <w:numPr>
          <w:ilvl w:val="0"/>
          <w:numId w:val="42"/>
        </w:numPr>
        <w:ind w:left="993"/>
        <w:rPr>
          <w:rFonts w:ascii="Times New Roman" w:hAnsi="Times New Roman"/>
          <w:b/>
          <w:color w:val="000000"/>
          <w:sz w:val="24"/>
          <w:szCs w:val="24"/>
        </w:rPr>
      </w:pPr>
      <w:r>
        <w:rPr>
          <w:rFonts w:ascii="Times New Roman" w:hAnsi="Times New Roman"/>
          <w:color w:val="000000"/>
          <w:sz w:val="24"/>
          <w:szCs w:val="24"/>
        </w:rPr>
        <w:t xml:space="preserve">Oral Presentation: “Nuclear Forensics Signature Analysis of Thermal Reactor Produced Weapons-grade Plutonium”, </w:t>
      </w:r>
      <w:r>
        <w:rPr>
          <w:rFonts w:ascii="Times New Roman" w:hAnsi="Times New Roman"/>
          <w:b/>
          <w:color w:val="000000"/>
          <w:sz w:val="24"/>
          <w:szCs w:val="24"/>
          <w:u w:val="single"/>
        </w:rPr>
        <w:t>Taylor M. Coles</w:t>
      </w:r>
      <w:r>
        <w:rPr>
          <w:rFonts w:ascii="Times New Roman" w:hAnsi="Times New Roman"/>
          <w:color w:val="000000"/>
          <w:sz w:val="24"/>
          <w:szCs w:val="24"/>
        </w:rPr>
        <w:t xml:space="preserve">, Sunil S. </w:t>
      </w:r>
      <w:proofErr w:type="spellStart"/>
      <w:r>
        <w:rPr>
          <w:rFonts w:ascii="Times New Roman" w:hAnsi="Times New Roman"/>
          <w:color w:val="000000"/>
          <w:sz w:val="24"/>
          <w:szCs w:val="24"/>
        </w:rPr>
        <w:t>Chirayath</w:t>
      </w:r>
      <w:proofErr w:type="spellEnd"/>
      <w:r>
        <w:rPr>
          <w:rFonts w:ascii="Times New Roman" w:hAnsi="Times New Roman"/>
          <w:color w:val="000000"/>
          <w:sz w:val="24"/>
          <w:szCs w:val="24"/>
        </w:rPr>
        <w:t>, and William S. Charlton</w:t>
      </w:r>
      <w:r w:rsidRPr="007F0424">
        <w:rPr>
          <w:rFonts w:ascii="Times New Roman" w:hAnsi="Times New Roman"/>
          <w:color w:val="000000"/>
          <w:sz w:val="24"/>
          <w:szCs w:val="24"/>
        </w:rPr>
        <w:t xml:space="preserve">, </w:t>
      </w:r>
      <w:r>
        <w:rPr>
          <w:rFonts w:ascii="Times New Roman" w:hAnsi="Times New Roman"/>
          <w:color w:val="000000"/>
          <w:sz w:val="24"/>
          <w:szCs w:val="24"/>
        </w:rPr>
        <w:t>6</w:t>
      </w:r>
      <w:r w:rsidRPr="005A12F8">
        <w:rPr>
          <w:rFonts w:ascii="Times New Roman" w:hAnsi="Times New Roman"/>
          <w:sz w:val="24"/>
          <w:szCs w:val="24"/>
          <w:vertAlign w:val="superscript"/>
        </w:rPr>
        <w:t>th</w:t>
      </w:r>
      <w:r w:rsidRPr="005A12F8">
        <w:rPr>
          <w:rFonts w:ascii="Times New Roman" w:hAnsi="Times New Roman"/>
          <w:sz w:val="24"/>
          <w:szCs w:val="24"/>
        </w:rPr>
        <w:t xml:space="preserve"> Annual </w:t>
      </w:r>
      <w:r>
        <w:rPr>
          <w:rFonts w:ascii="Times New Roman" w:hAnsi="Times New Roman"/>
          <w:sz w:val="24"/>
          <w:szCs w:val="24"/>
        </w:rPr>
        <w:t xml:space="preserve">NSF-DNDO </w:t>
      </w:r>
      <w:r w:rsidRPr="005A12F8">
        <w:rPr>
          <w:rFonts w:ascii="Times New Roman" w:hAnsi="Times New Roman"/>
          <w:sz w:val="24"/>
          <w:szCs w:val="24"/>
        </w:rPr>
        <w:t xml:space="preserve">Academic Research Initiative (ARI) Grantees </w:t>
      </w:r>
      <w:r>
        <w:rPr>
          <w:rFonts w:ascii="Times New Roman" w:hAnsi="Times New Roman"/>
          <w:sz w:val="24"/>
          <w:szCs w:val="24"/>
        </w:rPr>
        <w:t>Review Meeting</w:t>
      </w:r>
      <w:r w:rsidRPr="005A12F8">
        <w:rPr>
          <w:rFonts w:ascii="Times New Roman" w:hAnsi="Times New Roman"/>
          <w:sz w:val="24"/>
          <w:szCs w:val="24"/>
        </w:rPr>
        <w:t xml:space="preserve"> during July </w:t>
      </w:r>
      <w:r>
        <w:rPr>
          <w:rFonts w:ascii="Times New Roman" w:hAnsi="Times New Roman"/>
          <w:sz w:val="24"/>
          <w:szCs w:val="24"/>
        </w:rPr>
        <w:t>30</w:t>
      </w:r>
      <w:r w:rsidRPr="005A12F8">
        <w:rPr>
          <w:rFonts w:ascii="Times New Roman" w:hAnsi="Times New Roman"/>
          <w:sz w:val="24"/>
          <w:szCs w:val="24"/>
        </w:rPr>
        <w:t>-</w:t>
      </w:r>
      <w:r>
        <w:rPr>
          <w:rFonts w:ascii="Times New Roman" w:hAnsi="Times New Roman"/>
          <w:sz w:val="24"/>
          <w:szCs w:val="24"/>
        </w:rPr>
        <w:t>31</w:t>
      </w:r>
      <w:r w:rsidRPr="005A12F8">
        <w:rPr>
          <w:rFonts w:ascii="Times New Roman" w:hAnsi="Times New Roman"/>
          <w:sz w:val="24"/>
          <w:szCs w:val="24"/>
        </w:rPr>
        <w:t xml:space="preserve">, </w:t>
      </w:r>
      <w:r>
        <w:rPr>
          <w:rFonts w:ascii="Times New Roman" w:hAnsi="Times New Roman"/>
          <w:sz w:val="24"/>
          <w:szCs w:val="24"/>
        </w:rPr>
        <w:t xml:space="preserve">August 1, </w:t>
      </w:r>
      <w:r w:rsidRPr="005A12F8">
        <w:rPr>
          <w:rFonts w:ascii="Times New Roman" w:hAnsi="Times New Roman"/>
          <w:sz w:val="24"/>
          <w:szCs w:val="24"/>
        </w:rPr>
        <w:t>201</w:t>
      </w:r>
      <w:r>
        <w:rPr>
          <w:rFonts w:ascii="Times New Roman" w:hAnsi="Times New Roman"/>
          <w:sz w:val="24"/>
          <w:szCs w:val="24"/>
        </w:rPr>
        <w:t>3, Lansdowne</w:t>
      </w:r>
      <w:r w:rsidRPr="005A12F8">
        <w:rPr>
          <w:rFonts w:ascii="Times New Roman" w:hAnsi="Times New Roman"/>
          <w:sz w:val="24"/>
          <w:szCs w:val="24"/>
        </w:rPr>
        <w:t>, Virginia</w:t>
      </w:r>
      <w:r>
        <w:rPr>
          <w:rFonts w:ascii="Times New Roman" w:hAnsi="Times New Roman"/>
          <w:sz w:val="24"/>
          <w:szCs w:val="24"/>
        </w:rPr>
        <w:t>, USA</w:t>
      </w:r>
      <w:r w:rsidRPr="005A12F8">
        <w:rPr>
          <w:rFonts w:ascii="Times New Roman" w:hAnsi="Times New Roman"/>
          <w:sz w:val="24"/>
          <w:szCs w:val="24"/>
        </w:rPr>
        <w:t>.</w:t>
      </w:r>
    </w:p>
    <w:p w14:paraId="2CE1D1C6" w14:textId="77777777" w:rsidR="003245EC" w:rsidRPr="00F37D6E" w:rsidRDefault="003245EC" w:rsidP="003245EC">
      <w:pPr>
        <w:pStyle w:val="ListParagraph"/>
        <w:numPr>
          <w:ilvl w:val="0"/>
          <w:numId w:val="42"/>
        </w:numPr>
        <w:ind w:left="993"/>
        <w:rPr>
          <w:rFonts w:ascii="Times New Roman" w:hAnsi="Times New Roman"/>
          <w:b/>
          <w:color w:val="000000"/>
          <w:sz w:val="24"/>
          <w:szCs w:val="24"/>
        </w:rPr>
      </w:pPr>
      <w:r w:rsidRPr="00A21711">
        <w:rPr>
          <w:rFonts w:ascii="Times New Roman" w:hAnsi="Times New Roman"/>
          <w:color w:val="000000"/>
          <w:sz w:val="24"/>
          <w:szCs w:val="24"/>
        </w:rPr>
        <w:t>Oral Presentation: “</w:t>
      </w:r>
      <w:r w:rsidRPr="00A21711">
        <w:rPr>
          <w:rFonts w:ascii="Times New Roman" w:hAnsi="Times New Roman"/>
          <w:sz w:val="24"/>
          <w:szCs w:val="24"/>
        </w:rPr>
        <w:t>Plutonium Fingerprinting for Forensics (</w:t>
      </w:r>
      <w:proofErr w:type="spellStart"/>
      <w:r w:rsidRPr="00A21711">
        <w:rPr>
          <w:rFonts w:ascii="Times New Roman" w:hAnsi="Times New Roman"/>
          <w:sz w:val="24"/>
          <w:szCs w:val="24"/>
        </w:rPr>
        <w:t>PuFF</w:t>
      </w:r>
      <w:proofErr w:type="spellEnd"/>
      <w:r w:rsidRPr="00A21711">
        <w:rPr>
          <w:rFonts w:ascii="Times New Roman" w:hAnsi="Times New Roman"/>
          <w:sz w:val="24"/>
          <w:szCs w:val="24"/>
        </w:rPr>
        <w:t>) Project: Assessment of Unique Trace Elements and Isotope Ratios in Separated Plutonium from Low Burnup Nuclear Fuel</w:t>
      </w:r>
      <w:r w:rsidRPr="00A21711">
        <w:rPr>
          <w:rFonts w:ascii="Times New Roman" w:hAnsi="Times New Roman"/>
          <w:color w:val="000000"/>
          <w:sz w:val="24"/>
          <w:szCs w:val="24"/>
        </w:rPr>
        <w:t xml:space="preserve">”, </w:t>
      </w:r>
      <w:r w:rsidRPr="00A21711">
        <w:rPr>
          <w:rFonts w:ascii="Times New Roman" w:hAnsi="Times New Roman"/>
          <w:b/>
          <w:color w:val="000000"/>
          <w:sz w:val="24"/>
          <w:szCs w:val="24"/>
          <w:u w:val="single"/>
        </w:rPr>
        <w:t xml:space="preserve">Sunil S. </w:t>
      </w:r>
      <w:proofErr w:type="spellStart"/>
      <w:r w:rsidRPr="00A21711">
        <w:rPr>
          <w:rFonts w:ascii="Times New Roman" w:hAnsi="Times New Roman"/>
          <w:b/>
          <w:color w:val="000000"/>
          <w:sz w:val="24"/>
          <w:szCs w:val="24"/>
          <w:u w:val="single"/>
        </w:rPr>
        <w:t>Chirayath</w:t>
      </w:r>
      <w:proofErr w:type="spellEnd"/>
      <w:r w:rsidRPr="00A21711">
        <w:rPr>
          <w:rFonts w:ascii="Times New Roman" w:hAnsi="Times New Roman"/>
          <w:b/>
          <w:color w:val="000000"/>
          <w:sz w:val="24"/>
          <w:szCs w:val="24"/>
          <w:u w:val="single"/>
        </w:rPr>
        <w:t xml:space="preserve">, Charles M. </w:t>
      </w:r>
      <w:proofErr w:type="spellStart"/>
      <w:r w:rsidRPr="00A21711">
        <w:rPr>
          <w:rFonts w:ascii="Times New Roman" w:hAnsi="Times New Roman"/>
          <w:b/>
          <w:color w:val="000000"/>
          <w:sz w:val="24"/>
          <w:szCs w:val="24"/>
          <w:u w:val="single"/>
        </w:rPr>
        <w:t>Folden</w:t>
      </w:r>
      <w:proofErr w:type="spellEnd"/>
      <w:r w:rsidRPr="00A21711">
        <w:rPr>
          <w:rFonts w:ascii="Times New Roman" w:hAnsi="Times New Roman"/>
          <w:b/>
          <w:color w:val="000000"/>
          <w:sz w:val="24"/>
          <w:szCs w:val="24"/>
          <w:u w:val="single"/>
        </w:rPr>
        <w:t xml:space="preserve"> III</w:t>
      </w:r>
      <w:r w:rsidRPr="00A21711">
        <w:rPr>
          <w:rFonts w:ascii="Times New Roman" w:hAnsi="Times New Roman"/>
          <w:color w:val="000000"/>
          <w:sz w:val="24"/>
          <w:szCs w:val="24"/>
        </w:rPr>
        <w:t>, and David R. Boyle, 6</w:t>
      </w:r>
      <w:r w:rsidRPr="00A21711">
        <w:rPr>
          <w:rFonts w:ascii="Times New Roman" w:hAnsi="Times New Roman"/>
          <w:sz w:val="24"/>
          <w:szCs w:val="24"/>
          <w:vertAlign w:val="superscript"/>
        </w:rPr>
        <w:t>th</w:t>
      </w:r>
      <w:r w:rsidRPr="00A21711">
        <w:rPr>
          <w:rFonts w:ascii="Times New Roman" w:hAnsi="Times New Roman"/>
          <w:sz w:val="24"/>
          <w:szCs w:val="24"/>
        </w:rPr>
        <w:t xml:space="preserve"> Annual NSF-DNDO Academic Research Initiative (ARI) Grantees Review Meeting during July 30-31, August 1, 2013, Lansdowne, Virginia, USA.</w:t>
      </w:r>
    </w:p>
    <w:p w14:paraId="4392FCA0" w14:textId="77777777" w:rsidR="00F37D6E" w:rsidRDefault="00F37D6E" w:rsidP="00F37D6E">
      <w:pPr>
        <w:rPr>
          <w:b/>
          <w:color w:val="000000"/>
        </w:rPr>
      </w:pPr>
    </w:p>
    <w:p w14:paraId="21E092E6" w14:textId="1471CBE5" w:rsidR="00F37D6E" w:rsidRDefault="00F37D6E" w:rsidP="00F37D6E">
      <w:pPr>
        <w:rPr>
          <w:b/>
        </w:rPr>
      </w:pPr>
      <w:r>
        <w:rPr>
          <w:b/>
        </w:rPr>
        <w:t>Third year of the project (September 2013- August 2014)</w:t>
      </w:r>
    </w:p>
    <w:p w14:paraId="5787849E" w14:textId="77777777" w:rsidR="00F37D6E" w:rsidRPr="00E34EFC" w:rsidRDefault="00F37D6E" w:rsidP="00F37D6E">
      <w:pPr>
        <w:pStyle w:val="ListParagraph"/>
        <w:numPr>
          <w:ilvl w:val="0"/>
          <w:numId w:val="36"/>
        </w:numPr>
        <w:ind w:left="993"/>
        <w:rPr>
          <w:rFonts w:ascii="Times New Roman" w:hAnsi="Times New Roman"/>
          <w:b/>
          <w:color w:val="000000"/>
          <w:sz w:val="24"/>
          <w:szCs w:val="24"/>
        </w:rPr>
      </w:pPr>
      <w:r w:rsidRPr="00E34EFC">
        <w:rPr>
          <w:rFonts w:ascii="Times New Roman" w:hAnsi="Times New Roman"/>
          <w:bCs/>
          <w:sz w:val="24"/>
          <w:szCs w:val="24"/>
        </w:rPr>
        <w:t>Determination of Decontamination Factor for Various Radioisotopes during the PUREX Process of Irradiated DUO</w:t>
      </w:r>
      <w:r w:rsidRPr="00E34EFC">
        <w:rPr>
          <w:rFonts w:ascii="Times New Roman" w:hAnsi="Times New Roman"/>
          <w:bCs/>
          <w:sz w:val="24"/>
          <w:szCs w:val="24"/>
          <w:vertAlign w:val="subscript"/>
        </w:rPr>
        <w:t>2</w:t>
      </w:r>
      <w:r w:rsidRPr="00E34EFC">
        <w:rPr>
          <w:rFonts w:ascii="Times New Roman" w:hAnsi="Times New Roman"/>
          <w:bCs/>
          <w:sz w:val="24"/>
          <w:szCs w:val="24"/>
        </w:rPr>
        <w:t xml:space="preserve">,  </w:t>
      </w:r>
      <w:proofErr w:type="spellStart"/>
      <w:r w:rsidRPr="0058350F">
        <w:rPr>
          <w:rFonts w:ascii="Times New Roman" w:hAnsi="Times New Roman"/>
          <w:b/>
          <w:bCs/>
          <w:sz w:val="24"/>
          <w:szCs w:val="24"/>
          <w:u w:val="single"/>
        </w:rPr>
        <w:t>Tarun</w:t>
      </w:r>
      <w:proofErr w:type="spellEnd"/>
      <w:r w:rsidRPr="0058350F">
        <w:rPr>
          <w:rFonts w:ascii="Times New Roman" w:hAnsi="Times New Roman"/>
          <w:b/>
          <w:bCs/>
          <w:sz w:val="24"/>
          <w:szCs w:val="24"/>
          <w:u w:val="single"/>
        </w:rPr>
        <w:t xml:space="preserve"> K. Bhardwaj</w:t>
      </w:r>
      <w:r w:rsidRPr="00E34EFC">
        <w:rPr>
          <w:rFonts w:ascii="Times New Roman" w:hAnsi="Times New Roman"/>
          <w:bCs/>
          <w:sz w:val="24"/>
          <w:szCs w:val="24"/>
        </w:rPr>
        <w:t xml:space="preserve">, Paul M. Mendoza, Robert L. Du, Marlene </w:t>
      </w:r>
      <w:proofErr w:type="spellStart"/>
      <w:r w:rsidRPr="00E34EFC">
        <w:rPr>
          <w:rFonts w:ascii="Times New Roman" w:hAnsi="Times New Roman"/>
          <w:bCs/>
          <w:sz w:val="24"/>
          <w:szCs w:val="24"/>
        </w:rPr>
        <w:t>Bencomo</w:t>
      </w:r>
      <w:proofErr w:type="spellEnd"/>
      <w:r w:rsidRPr="00E34EFC">
        <w:rPr>
          <w:rFonts w:ascii="Times New Roman" w:hAnsi="Times New Roman"/>
          <w:bCs/>
          <w:sz w:val="24"/>
          <w:szCs w:val="24"/>
        </w:rPr>
        <w:t xml:space="preserve">, Jarrod R. Allred, Mathew </w:t>
      </w:r>
      <w:proofErr w:type="spellStart"/>
      <w:r w:rsidRPr="00E34EFC">
        <w:rPr>
          <w:rFonts w:ascii="Times New Roman" w:hAnsi="Times New Roman"/>
          <w:bCs/>
          <w:sz w:val="24"/>
          <w:szCs w:val="24"/>
        </w:rPr>
        <w:t>Swinney</w:t>
      </w:r>
      <w:proofErr w:type="spellEnd"/>
      <w:r w:rsidRPr="00E34EFC">
        <w:rPr>
          <w:rFonts w:ascii="Times New Roman" w:hAnsi="Times New Roman"/>
          <w:bCs/>
          <w:sz w:val="24"/>
          <w:szCs w:val="24"/>
        </w:rPr>
        <w:t xml:space="preserve">, Charles M. </w:t>
      </w:r>
      <w:proofErr w:type="spellStart"/>
      <w:r w:rsidRPr="00E34EFC">
        <w:rPr>
          <w:rFonts w:ascii="Times New Roman" w:hAnsi="Times New Roman"/>
          <w:bCs/>
          <w:sz w:val="24"/>
          <w:szCs w:val="24"/>
        </w:rPr>
        <w:t>Folden</w:t>
      </w:r>
      <w:proofErr w:type="spellEnd"/>
      <w:r w:rsidRPr="00E34EFC">
        <w:rPr>
          <w:rFonts w:ascii="Times New Roman" w:hAnsi="Times New Roman"/>
          <w:bCs/>
          <w:sz w:val="24"/>
          <w:szCs w:val="24"/>
        </w:rPr>
        <w:t xml:space="preserve"> III and Sunil S. </w:t>
      </w:r>
      <w:proofErr w:type="spellStart"/>
      <w:r w:rsidRPr="00E34EFC">
        <w:rPr>
          <w:rFonts w:ascii="Times New Roman" w:hAnsi="Times New Roman"/>
          <w:bCs/>
          <w:sz w:val="24"/>
          <w:szCs w:val="24"/>
        </w:rPr>
        <w:t>Chirayath</w:t>
      </w:r>
      <w:proofErr w:type="spellEnd"/>
      <w:r w:rsidRPr="00E34EFC">
        <w:rPr>
          <w:rFonts w:ascii="Times New Roman" w:hAnsi="Times New Roman"/>
          <w:bCs/>
          <w:sz w:val="24"/>
          <w:szCs w:val="24"/>
        </w:rPr>
        <w:t>,</w:t>
      </w:r>
      <w:r w:rsidRPr="00E34EFC">
        <w:rPr>
          <w:iCs/>
        </w:rPr>
        <w:t xml:space="preserve"> </w:t>
      </w:r>
      <w:r w:rsidRPr="00E34EFC">
        <w:rPr>
          <w:rFonts w:ascii="Times New Roman" w:hAnsi="Times New Roman"/>
          <w:iCs/>
          <w:sz w:val="24"/>
          <w:szCs w:val="24"/>
        </w:rPr>
        <w:t>American Chemical Society, March 22-26, 2015, Denver, CO.</w:t>
      </w:r>
      <w:r>
        <w:rPr>
          <w:rFonts w:ascii="Times New Roman" w:hAnsi="Times New Roman"/>
          <w:iCs/>
          <w:sz w:val="24"/>
          <w:szCs w:val="24"/>
        </w:rPr>
        <w:t xml:space="preserve">  (Abstract submitted during the reporting period to a future conference).</w:t>
      </w:r>
    </w:p>
    <w:p w14:paraId="04F785BB" w14:textId="77777777" w:rsidR="00F37D6E" w:rsidRPr="00EC1D83" w:rsidRDefault="00F37D6E" w:rsidP="00F37D6E">
      <w:pPr>
        <w:pStyle w:val="ListParagraph"/>
        <w:numPr>
          <w:ilvl w:val="0"/>
          <w:numId w:val="36"/>
        </w:numPr>
        <w:ind w:left="993"/>
        <w:rPr>
          <w:rFonts w:ascii="Times New Roman" w:hAnsi="Times New Roman"/>
          <w:b/>
          <w:color w:val="000000"/>
          <w:sz w:val="24"/>
          <w:szCs w:val="24"/>
        </w:rPr>
      </w:pPr>
      <w:r w:rsidRPr="00EC1D83">
        <w:rPr>
          <w:rFonts w:ascii="Times New Roman" w:hAnsi="Times New Roman"/>
          <w:bCs/>
          <w:sz w:val="24"/>
          <w:szCs w:val="24"/>
        </w:rPr>
        <w:t>Nuclear forensics program at Texas A&amp;M University,</w:t>
      </w:r>
      <w:r w:rsidRPr="00EC1D83">
        <w:rPr>
          <w:rFonts w:ascii="Times New Roman" w:hAnsi="Times New Roman"/>
          <w:b/>
          <w:bCs/>
          <w:sz w:val="24"/>
          <w:szCs w:val="24"/>
        </w:rPr>
        <w:t xml:space="preserve"> </w:t>
      </w:r>
      <w:proofErr w:type="spellStart"/>
      <w:r w:rsidRPr="000A6671">
        <w:rPr>
          <w:rFonts w:ascii="Times New Roman" w:hAnsi="Times New Roman"/>
          <w:b/>
          <w:bCs/>
          <w:iCs/>
          <w:sz w:val="24"/>
          <w:szCs w:val="24"/>
          <w:u w:val="single"/>
        </w:rPr>
        <w:t>Tarun</w:t>
      </w:r>
      <w:proofErr w:type="spellEnd"/>
      <w:r w:rsidRPr="000A6671">
        <w:rPr>
          <w:rFonts w:ascii="Times New Roman" w:hAnsi="Times New Roman"/>
          <w:b/>
          <w:bCs/>
          <w:iCs/>
          <w:sz w:val="24"/>
          <w:szCs w:val="24"/>
          <w:u w:val="single"/>
        </w:rPr>
        <w:t xml:space="preserve"> Bhardwaj</w:t>
      </w:r>
      <w:r w:rsidRPr="00EC1D83">
        <w:rPr>
          <w:rFonts w:ascii="Times New Roman" w:hAnsi="Times New Roman"/>
          <w:i/>
          <w:iCs/>
          <w:sz w:val="24"/>
          <w:szCs w:val="24"/>
        </w:rPr>
        <w:t xml:space="preserve">, </w:t>
      </w:r>
      <w:r w:rsidRPr="00EC1D83">
        <w:rPr>
          <w:rFonts w:ascii="Times New Roman" w:hAnsi="Times New Roman"/>
          <w:iCs/>
          <w:sz w:val="24"/>
          <w:szCs w:val="24"/>
        </w:rPr>
        <w:t xml:space="preserve">Jarrod Allred, </w:t>
      </w:r>
      <w:proofErr w:type="spellStart"/>
      <w:r w:rsidRPr="00EC1D83">
        <w:rPr>
          <w:rFonts w:ascii="Times New Roman" w:hAnsi="Times New Roman"/>
          <w:iCs/>
          <w:sz w:val="24"/>
          <w:szCs w:val="24"/>
        </w:rPr>
        <w:t>Kirrah</w:t>
      </w:r>
      <w:proofErr w:type="spellEnd"/>
      <w:r w:rsidRPr="00EC1D83">
        <w:rPr>
          <w:rFonts w:ascii="Times New Roman" w:hAnsi="Times New Roman"/>
          <w:iCs/>
          <w:sz w:val="24"/>
          <w:szCs w:val="24"/>
        </w:rPr>
        <w:t xml:space="preserve"> Jones, Paul Mendoza, Robert Du, Charles </w:t>
      </w:r>
      <w:proofErr w:type="spellStart"/>
      <w:r w:rsidRPr="00EC1D83">
        <w:rPr>
          <w:rFonts w:ascii="Times New Roman" w:hAnsi="Times New Roman"/>
          <w:iCs/>
          <w:sz w:val="24"/>
          <w:szCs w:val="24"/>
        </w:rPr>
        <w:t>Folden</w:t>
      </w:r>
      <w:proofErr w:type="spellEnd"/>
      <w:r w:rsidRPr="00EC1D83">
        <w:rPr>
          <w:rFonts w:ascii="Times New Roman" w:hAnsi="Times New Roman"/>
          <w:iCs/>
          <w:sz w:val="24"/>
          <w:szCs w:val="24"/>
        </w:rPr>
        <w:t xml:space="preserve"> and Sunil </w:t>
      </w:r>
      <w:proofErr w:type="spellStart"/>
      <w:r w:rsidRPr="00EC1D83">
        <w:rPr>
          <w:rFonts w:ascii="Times New Roman" w:hAnsi="Times New Roman"/>
          <w:iCs/>
          <w:sz w:val="24"/>
          <w:szCs w:val="24"/>
        </w:rPr>
        <w:t>Chirayath</w:t>
      </w:r>
      <w:proofErr w:type="spellEnd"/>
      <w:r w:rsidRPr="00EC1D83">
        <w:rPr>
          <w:rFonts w:ascii="Times New Roman" w:hAnsi="Times New Roman"/>
          <w:i/>
          <w:iCs/>
          <w:sz w:val="24"/>
          <w:szCs w:val="24"/>
        </w:rPr>
        <w:t xml:space="preserve">. </w:t>
      </w:r>
      <w:r w:rsidRPr="00EC1D83">
        <w:rPr>
          <w:rFonts w:ascii="Times New Roman" w:hAnsi="Times New Roman"/>
          <w:iCs/>
          <w:sz w:val="24"/>
          <w:szCs w:val="24"/>
        </w:rPr>
        <w:t>American Chemical Society, August 10-14, 2014, San Francisco, CA.</w:t>
      </w:r>
    </w:p>
    <w:p w14:paraId="26D212BA" w14:textId="77777777" w:rsidR="00F37D6E" w:rsidRPr="0058350F" w:rsidRDefault="00F37D6E" w:rsidP="00F37D6E">
      <w:pPr>
        <w:pStyle w:val="ListParagraph"/>
        <w:numPr>
          <w:ilvl w:val="0"/>
          <w:numId w:val="36"/>
        </w:numPr>
        <w:ind w:left="993"/>
        <w:rPr>
          <w:rFonts w:ascii="Times New Roman" w:hAnsi="Times New Roman"/>
          <w:b/>
          <w:color w:val="000000"/>
          <w:sz w:val="24"/>
          <w:szCs w:val="24"/>
        </w:rPr>
      </w:pPr>
      <w:r>
        <w:rPr>
          <w:rFonts w:ascii="Times New Roman" w:hAnsi="Times New Roman"/>
          <w:sz w:val="24"/>
          <w:szCs w:val="24"/>
        </w:rPr>
        <w:t xml:space="preserve">Accepted for publication in the Journal of Science and Global Security to be published in February 2015 issue: </w:t>
      </w:r>
      <w:r w:rsidRPr="0001203D">
        <w:rPr>
          <w:rFonts w:ascii="Times New Roman" w:hAnsi="Times New Roman"/>
          <w:sz w:val="24"/>
          <w:szCs w:val="24"/>
        </w:rPr>
        <w:t xml:space="preserve">"Trace Fission Product Ratios for Nuclear Forensics Attribution of Weapons-grade Plutonium from Fast </w:t>
      </w:r>
      <w:r>
        <w:rPr>
          <w:rFonts w:ascii="Times New Roman" w:hAnsi="Times New Roman"/>
          <w:sz w:val="24"/>
          <w:szCs w:val="24"/>
        </w:rPr>
        <w:t>and Thermal Reactors</w:t>
      </w:r>
      <w:r w:rsidRPr="0001203D">
        <w:rPr>
          <w:rFonts w:ascii="Times New Roman" w:hAnsi="Times New Roman"/>
          <w:sz w:val="24"/>
          <w:szCs w:val="24"/>
        </w:rPr>
        <w:t>"</w:t>
      </w:r>
      <w:r>
        <w:rPr>
          <w:rFonts w:ascii="Times New Roman" w:hAnsi="Times New Roman"/>
          <w:sz w:val="24"/>
          <w:szCs w:val="24"/>
        </w:rPr>
        <w:t xml:space="preserve">, Sunil S. </w:t>
      </w:r>
      <w:proofErr w:type="spellStart"/>
      <w:r>
        <w:rPr>
          <w:rFonts w:ascii="Times New Roman" w:hAnsi="Times New Roman"/>
          <w:sz w:val="24"/>
          <w:szCs w:val="24"/>
        </w:rPr>
        <w:t>Chirayath</w:t>
      </w:r>
      <w:proofErr w:type="spellEnd"/>
      <w:r>
        <w:rPr>
          <w:rFonts w:ascii="Times New Roman" w:hAnsi="Times New Roman"/>
          <w:sz w:val="24"/>
          <w:szCs w:val="24"/>
        </w:rPr>
        <w:t>, Jeremy M. Osborn, and Taylor M. Coles.</w:t>
      </w:r>
    </w:p>
    <w:p w14:paraId="64254176" w14:textId="77777777" w:rsidR="00F37D6E" w:rsidRPr="00675FE0" w:rsidRDefault="00F37D6E" w:rsidP="00F37D6E">
      <w:pPr>
        <w:pStyle w:val="ListParagraph"/>
        <w:numPr>
          <w:ilvl w:val="0"/>
          <w:numId w:val="36"/>
        </w:numPr>
        <w:ind w:left="993"/>
        <w:rPr>
          <w:rFonts w:ascii="Times New Roman" w:hAnsi="Times New Roman"/>
          <w:b/>
          <w:color w:val="000000"/>
          <w:sz w:val="24"/>
          <w:szCs w:val="24"/>
        </w:rPr>
      </w:pPr>
      <w:r w:rsidRPr="0058350F">
        <w:rPr>
          <w:rFonts w:ascii="Times New Roman" w:hAnsi="Times New Roman"/>
          <w:color w:val="000000"/>
          <w:sz w:val="24"/>
          <w:szCs w:val="24"/>
        </w:rPr>
        <w:t xml:space="preserve">Poster Presentation </w:t>
      </w:r>
      <w:r w:rsidRPr="0058350F">
        <w:rPr>
          <w:rFonts w:ascii="Times New Roman" w:hAnsi="Times New Roman"/>
          <w:sz w:val="24"/>
          <w:szCs w:val="24"/>
        </w:rPr>
        <w:t xml:space="preserve">on “Comparison of FBR and HFIR Monte-Carlo Simulations with Validation from Gamma Spectroscopy in Support of the NFASP Project”, </w:t>
      </w:r>
      <w:r w:rsidRPr="00675FE0">
        <w:rPr>
          <w:rFonts w:ascii="Times New Roman" w:hAnsi="Times New Roman"/>
          <w:b/>
          <w:sz w:val="24"/>
          <w:szCs w:val="24"/>
          <w:u w:val="single"/>
        </w:rPr>
        <w:t xml:space="preserve">Mathew W. </w:t>
      </w:r>
      <w:proofErr w:type="spellStart"/>
      <w:r w:rsidRPr="00675FE0">
        <w:rPr>
          <w:rFonts w:ascii="Times New Roman" w:hAnsi="Times New Roman"/>
          <w:b/>
          <w:sz w:val="24"/>
          <w:szCs w:val="24"/>
          <w:u w:val="single"/>
        </w:rPr>
        <w:t>Swinney</w:t>
      </w:r>
      <w:proofErr w:type="spellEnd"/>
      <w:r w:rsidRPr="0058350F">
        <w:rPr>
          <w:rFonts w:ascii="Times New Roman" w:hAnsi="Times New Roman"/>
          <w:sz w:val="24"/>
          <w:szCs w:val="24"/>
        </w:rPr>
        <w:t xml:space="preserve"> and Sunil S. </w:t>
      </w:r>
      <w:proofErr w:type="spellStart"/>
      <w:r w:rsidRPr="0058350F">
        <w:rPr>
          <w:rFonts w:ascii="Times New Roman" w:hAnsi="Times New Roman"/>
          <w:sz w:val="24"/>
          <w:szCs w:val="24"/>
        </w:rPr>
        <w:t>Chirayath</w:t>
      </w:r>
      <w:proofErr w:type="spellEnd"/>
      <w:r w:rsidRPr="0058350F">
        <w:rPr>
          <w:rFonts w:ascii="Times New Roman" w:hAnsi="Times New Roman"/>
          <w:sz w:val="24"/>
          <w:szCs w:val="24"/>
        </w:rPr>
        <w:t>, 7</w:t>
      </w:r>
      <w:r w:rsidRPr="0058350F">
        <w:rPr>
          <w:rFonts w:ascii="Times New Roman" w:hAnsi="Times New Roman"/>
          <w:sz w:val="24"/>
          <w:szCs w:val="24"/>
          <w:vertAlign w:val="superscript"/>
        </w:rPr>
        <w:t>th</w:t>
      </w:r>
      <w:r w:rsidRPr="0058350F">
        <w:rPr>
          <w:rFonts w:ascii="Times New Roman" w:hAnsi="Times New Roman"/>
          <w:sz w:val="24"/>
          <w:szCs w:val="24"/>
        </w:rPr>
        <w:t xml:space="preserve"> Annual Academic Research Initiative (ARI) Grantees review meeting during June 24-26, 2014, Leesburg, Virginia, USA.</w:t>
      </w:r>
    </w:p>
    <w:p w14:paraId="044D282F" w14:textId="77777777" w:rsidR="00F37D6E" w:rsidRPr="00675FE0" w:rsidRDefault="00F37D6E" w:rsidP="00F37D6E">
      <w:pPr>
        <w:pStyle w:val="ListParagraph"/>
        <w:numPr>
          <w:ilvl w:val="0"/>
          <w:numId w:val="36"/>
        </w:numPr>
        <w:ind w:left="993"/>
        <w:rPr>
          <w:rFonts w:ascii="Times New Roman" w:hAnsi="Times New Roman"/>
          <w:b/>
          <w:color w:val="000000"/>
          <w:sz w:val="24"/>
          <w:szCs w:val="24"/>
        </w:rPr>
      </w:pPr>
      <w:r>
        <w:rPr>
          <w:rFonts w:ascii="Times New Roman" w:hAnsi="Times New Roman"/>
          <w:color w:val="000000"/>
          <w:sz w:val="24"/>
          <w:szCs w:val="24"/>
        </w:rPr>
        <w:t>Oral</w:t>
      </w:r>
      <w:r w:rsidRPr="0058350F">
        <w:rPr>
          <w:rFonts w:ascii="Times New Roman" w:hAnsi="Times New Roman"/>
          <w:color w:val="000000"/>
          <w:sz w:val="24"/>
          <w:szCs w:val="24"/>
        </w:rPr>
        <w:t xml:space="preserve"> Presentation </w:t>
      </w:r>
      <w:r w:rsidRPr="0058350F">
        <w:rPr>
          <w:rFonts w:ascii="Times New Roman" w:hAnsi="Times New Roman"/>
          <w:sz w:val="24"/>
          <w:szCs w:val="24"/>
        </w:rPr>
        <w:t xml:space="preserve">on “Comparison of FBR and HFIR Monte-Carlo Simulations with Validation from Gamma Spectroscopy in Support of the NFASP Project”, </w:t>
      </w:r>
      <w:r w:rsidRPr="00675FE0">
        <w:rPr>
          <w:rFonts w:ascii="Times New Roman" w:hAnsi="Times New Roman"/>
          <w:b/>
          <w:sz w:val="24"/>
          <w:szCs w:val="24"/>
          <w:u w:val="single"/>
        </w:rPr>
        <w:t xml:space="preserve">Mathew W. </w:t>
      </w:r>
      <w:proofErr w:type="spellStart"/>
      <w:r w:rsidRPr="00675FE0">
        <w:rPr>
          <w:rFonts w:ascii="Times New Roman" w:hAnsi="Times New Roman"/>
          <w:b/>
          <w:sz w:val="24"/>
          <w:szCs w:val="24"/>
          <w:u w:val="single"/>
        </w:rPr>
        <w:t>Swinney</w:t>
      </w:r>
      <w:proofErr w:type="spellEnd"/>
      <w:r w:rsidRPr="0058350F">
        <w:rPr>
          <w:rFonts w:ascii="Times New Roman" w:hAnsi="Times New Roman"/>
          <w:sz w:val="24"/>
          <w:szCs w:val="24"/>
        </w:rPr>
        <w:t xml:space="preserve"> and Sunil S. </w:t>
      </w:r>
      <w:proofErr w:type="spellStart"/>
      <w:r w:rsidRPr="0058350F">
        <w:rPr>
          <w:rFonts w:ascii="Times New Roman" w:hAnsi="Times New Roman"/>
          <w:sz w:val="24"/>
          <w:szCs w:val="24"/>
        </w:rPr>
        <w:t>Chirayath</w:t>
      </w:r>
      <w:proofErr w:type="spellEnd"/>
      <w:r w:rsidRPr="0058350F">
        <w:rPr>
          <w:rFonts w:ascii="Times New Roman" w:hAnsi="Times New Roman"/>
          <w:sz w:val="24"/>
          <w:szCs w:val="24"/>
        </w:rPr>
        <w:t>,</w:t>
      </w:r>
      <w:r>
        <w:rPr>
          <w:rFonts w:ascii="Times New Roman" w:hAnsi="Times New Roman"/>
          <w:sz w:val="24"/>
          <w:szCs w:val="24"/>
        </w:rPr>
        <w:t xml:space="preserve"> Proceedings of the ANS winter meeting, Anaheim, California, November 9-13, 2014</w:t>
      </w:r>
      <w:r w:rsidRPr="0058350F">
        <w:rPr>
          <w:rFonts w:ascii="Times New Roman" w:hAnsi="Times New Roman"/>
          <w:sz w:val="24"/>
          <w:szCs w:val="24"/>
        </w:rPr>
        <w:t>.</w:t>
      </w:r>
    </w:p>
    <w:p w14:paraId="1F0B3E29" w14:textId="77777777" w:rsidR="00F37D6E" w:rsidRPr="00675FE0" w:rsidRDefault="00F37D6E" w:rsidP="00F37D6E">
      <w:pPr>
        <w:pStyle w:val="ListParagraph"/>
        <w:numPr>
          <w:ilvl w:val="0"/>
          <w:numId w:val="36"/>
        </w:numPr>
        <w:ind w:left="993"/>
        <w:rPr>
          <w:rFonts w:ascii="Times New Roman" w:hAnsi="Times New Roman"/>
          <w:b/>
          <w:color w:val="000000"/>
          <w:sz w:val="24"/>
          <w:szCs w:val="24"/>
        </w:rPr>
      </w:pPr>
      <w:r>
        <w:rPr>
          <w:rFonts w:ascii="Times New Roman" w:hAnsi="Times New Roman"/>
          <w:color w:val="000000"/>
          <w:sz w:val="24"/>
          <w:szCs w:val="24"/>
        </w:rPr>
        <w:t>Oral</w:t>
      </w:r>
      <w:r w:rsidRPr="0058350F">
        <w:rPr>
          <w:rFonts w:ascii="Times New Roman" w:hAnsi="Times New Roman"/>
          <w:color w:val="000000"/>
          <w:sz w:val="24"/>
          <w:szCs w:val="24"/>
        </w:rPr>
        <w:t xml:space="preserve"> Presentation </w:t>
      </w:r>
      <w:r w:rsidRPr="0058350F">
        <w:rPr>
          <w:rFonts w:ascii="Times New Roman" w:hAnsi="Times New Roman"/>
          <w:sz w:val="24"/>
          <w:szCs w:val="24"/>
        </w:rPr>
        <w:t>on “</w:t>
      </w:r>
      <w:r>
        <w:rPr>
          <w:rFonts w:ascii="Times New Roman" w:hAnsi="Times New Roman"/>
          <w:sz w:val="24"/>
          <w:szCs w:val="24"/>
        </w:rPr>
        <w:t>Trace Fission Product Ratios for Nuclear Forensics Attribution of Weapons-Grade Plutonium Separated from Fuel Irradiated in Thermal and Fast Reactor Types</w:t>
      </w:r>
      <w:r w:rsidRPr="0058350F">
        <w:rPr>
          <w:rFonts w:ascii="Times New Roman" w:hAnsi="Times New Roman"/>
          <w:sz w:val="24"/>
          <w:szCs w:val="24"/>
        </w:rPr>
        <w:t xml:space="preserve">”, </w:t>
      </w:r>
      <w:r>
        <w:rPr>
          <w:rFonts w:ascii="Times New Roman" w:hAnsi="Times New Roman"/>
          <w:b/>
          <w:sz w:val="24"/>
          <w:szCs w:val="24"/>
          <w:u w:val="single"/>
        </w:rPr>
        <w:t>Jeremy M. Osborn</w:t>
      </w:r>
      <w:r>
        <w:rPr>
          <w:rFonts w:ascii="Times New Roman" w:hAnsi="Times New Roman"/>
          <w:sz w:val="24"/>
          <w:szCs w:val="24"/>
        </w:rPr>
        <w:t xml:space="preserve">, Taylor M. Coles, Sunil S. </w:t>
      </w:r>
      <w:proofErr w:type="spellStart"/>
      <w:r>
        <w:rPr>
          <w:rFonts w:ascii="Times New Roman" w:hAnsi="Times New Roman"/>
          <w:sz w:val="24"/>
          <w:szCs w:val="24"/>
        </w:rPr>
        <w:t>Chirayath</w:t>
      </w:r>
      <w:proofErr w:type="spellEnd"/>
      <w:r>
        <w:rPr>
          <w:rFonts w:ascii="Times New Roman" w:hAnsi="Times New Roman"/>
          <w:sz w:val="24"/>
          <w:szCs w:val="24"/>
        </w:rPr>
        <w:t xml:space="preserve"> and William S. Charlton,</w:t>
      </w:r>
      <w:r w:rsidRPr="0058350F">
        <w:rPr>
          <w:rFonts w:ascii="Times New Roman" w:hAnsi="Times New Roman"/>
          <w:sz w:val="24"/>
          <w:szCs w:val="24"/>
        </w:rPr>
        <w:t xml:space="preserve"> 7</w:t>
      </w:r>
      <w:r w:rsidRPr="0058350F">
        <w:rPr>
          <w:rFonts w:ascii="Times New Roman" w:hAnsi="Times New Roman"/>
          <w:sz w:val="24"/>
          <w:szCs w:val="24"/>
          <w:vertAlign w:val="superscript"/>
        </w:rPr>
        <w:t>th</w:t>
      </w:r>
      <w:r w:rsidRPr="0058350F">
        <w:rPr>
          <w:rFonts w:ascii="Times New Roman" w:hAnsi="Times New Roman"/>
          <w:sz w:val="24"/>
          <w:szCs w:val="24"/>
        </w:rPr>
        <w:t xml:space="preserve"> Annual Academic Research Initiative (ARI) Grantees review meeting during June 24-26, 2014, Leesburg, Virginia, USA.</w:t>
      </w:r>
    </w:p>
    <w:p w14:paraId="0D5C6F62" w14:textId="77777777" w:rsidR="00F37D6E" w:rsidRPr="0058350F" w:rsidRDefault="00F37D6E" w:rsidP="00F37D6E">
      <w:pPr>
        <w:pStyle w:val="ListParagraph"/>
        <w:numPr>
          <w:ilvl w:val="0"/>
          <w:numId w:val="36"/>
        </w:numPr>
        <w:ind w:left="993"/>
        <w:rPr>
          <w:rFonts w:ascii="Times New Roman" w:hAnsi="Times New Roman"/>
          <w:b/>
          <w:color w:val="000000"/>
          <w:sz w:val="24"/>
          <w:szCs w:val="24"/>
        </w:rPr>
      </w:pPr>
      <w:r>
        <w:rPr>
          <w:rFonts w:ascii="Times New Roman" w:hAnsi="Times New Roman"/>
          <w:color w:val="000000"/>
          <w:sz w:val="24"/>
          <w:szCs w:val="24"/>
        </w:rPr>
        <w:t>Oral</w:t>
      </w:r>
      <w:r w:rsidRPr="0058350F">
        <w:rPr>
          <w:rFonts w:ascii="Times New Roman" w:hAnsi="Times New Roman"/>
          <w:color w:val="000000"/>
          <w:sz w:val="24"/>
          <w:szCs w:val="24"/>
        </w:rPr>
        <w:t xml:space="preserve"> Presentation </w:t>
      </w:r>
      <w:r w:rsidRPr="0058350F">
        <w:rPr>
          <w:rFonts w:ascii="Times New Roman" w:hAnsi="Times New Roman"/>
          <w:sz w:val="24"/>
          <w:szCs w:val="24"/>
        </w:rPr>
        <w:t>on “</w:t>
      </w:r>
      <w:r>
        <w:rPr>
          <w:rFonts w:ascii="Times New Roman" w:hAnsi="Times New Roman"/>
          <w:sz w:val="24"/>
          <w:szCs w:val="24"/>
        </w:rPr>
        <w:t>Nuclear Forensics Analysis of Separated Plutonium of foreign fuel cycles (NFASP) Project: Assessment of Unique Trace Elements and Isotope Ratios in Separated Plutonium from Low Burn-up Nuclear Fuel</w:t>
      </w:r>
      <w:r w:rsidRPr="0058350F">
        <w:rPr>
          <w:rFonts w:ascii="Times New Roman" w:hAnsi="Times New Roman"/>
          <w:sz w:val="24"/>
          <w:szCs w:val="24"/>
        </w:rPr>
        <w:t xml:space="preserve">”, </w:t>
      </w:r>
      <w:r>
        <w:rPr>
          <w:rFonts w:ascii="Times New Roman" w:hAnsi="Times New Roman"/>
          <w:b/>
          <w:sz w:val="24"/>
          <w:szCs w:val="24"/>
          <w:u w:val="single"/>
        </w:rPr>
        <w:t xml:space="preserve">Sunil S. </w:t>
      </w:r>
      <w:proofErr w:type="spellStart"/>
      <w:r>
        <w:rPr>
          <w:rFonts w:ascii="Times New Roman" w:hAnsi="Times New Roman"/>
          <w:b/>
          <w:sz w:val="24"/>
          <w:szCs w:val="24"/>
          <w:u w:val="single"/>
        </w:rPr>
        <w:t>Chirayath</w:t>
      </w:r>
      <w:proofErr w:type="spellEnd"/>
      <w:r>
        <w:rPr>
          <w:rFonts w:ascii="Times New Roman" w:hAnsi="Times New Roman"/>
          <w:sz w:val="24"/>
          <w:szCs w:val="24"/>
        </w:rPr>
        <w:t xml:space="preserve">, David R. Boyle and Charles M. </w:t>
      </w:r>
      <w:proofErr w:type="spellStart"/>
      <w:r>
        <w:rPr>
          <w:rFonts w:ascii="Times New Roman" w:hAnsi="Times New Roman"/>
          <w:sz w:val="24"/>
          <w:szCs w:val="24"/>
        </w:rPr>
        <w:t>Folden</w:t>
      </w:r>
      <w:proofErr w:type="spellEnd"/>
      <w:r>
        <w:rPr>
          <w:rFonts w:ascii="Times New Roman" w:hAnsi="Times New Roman"/>
          <w:sz w:val="24"/>
          <w:szCs w:val="24"/>
        </w:rPr>
        <w:t xml:space="preserve"> III,</w:t>
      </w:r>
      <w:r w:rsidRPr="0058350F">
        <w:rPr>
          <w:rFonts w:ascii="Times New Roman" w:hAnsi="Times New Roman"/>
          <w:sz w:val="24"/>
          <w:szCs w:val="24"/>
        </w:rPr>
        <w:t xml:space="preserve"> 7</w:t>
      </w:r>
      <w:r w:rsidRPr="0058350F">
        <w:rPr>
          <w:rFonts w:ascii="Times New Roman" w:hAnsi="Times New Roman"/>
          <w:sz w:val="24"/>
          <w:szCs w:val="24"/>
          <w:vertAlign w:val="superscript"/>
        </w:rPr>
        <w:t>th</w:t>
      </w:r>
      <w:r w:rsidRPr="0058350F">
        <w:rPr>
          <w:rFonts w:ascii="Times New Roman" w:hAnsi="Times New Roman"/>
          <w:sz w:val="24"/>
          <w:szCs w:val="24"/>
        </w:rPr>
        <w:t xml:space="preserve"> Annual Academic Research Initiative (ARI) Grantees review meeting during June 24-26, 2014, Leesburg, Virginia, USA.</w:t>
      </w:r>
    </w:p>
    <w:p w14:paraId="2E29B6D4" w14:textId="77777777" w:rsidR="00F37D6E" w:rsidRDefault="00F37D6E" w:rsidP="00F37D6E">
      <w:pPr>
        <w:pStyle w:val="ListParagraph"/>
        <w:numPr>
          <w:ilvl w:val="0"/>
          <w:numId w:val="36"/>
        </w:numPr>
        <w:ind w:left="993"/>
        <w:rPr>
          <w:rStyle w:val="sessiontitle"/>
          <w:rFonts w:ascii="Times New Roman" w:hAnsi="Times New Roman"/>
          <w:sz w:val="24"/>
          <w:szCs w:val="24"/>
        </w:rPr>
      </w:pPr>
      <w:r>
        <w:rPr>
          <w:rFonts w:ascii="Times New Roman" w:hAnsi="Times New Roman"/>
          <w:color w:val="000000"/>
          <w:sz w:val="24"/>
          <w:szCs w:val="24"/>
        </w:rPr>
        <w:t>Accepted for Oral Presentation: “</w:t>
      </w:r>
      <w:r w:rsidRPr="00981AF3">
        <w:rPr>
          <w:rFonts w:ascii="Times New Roman" w:hAnsi="Times New Roman"/>
          <w:bCs/>
          <w:color w:val="000000"/>
          <w:sz w:val="24"/>
          <w:szCs w:val="24"/>
        </w:rPr>
        <w:t xml:space="preserve">Trace Fission Product Ratios for Nuclear Forensics Attribution of Weapons-Grade Plutonium Separated from Fuel Irradiated in Thermal </w:t>
      </w:r>
      <w:r w:rsidRPr="00981AF3">
        <w:rPr>
          <w:rFonts w:ascii="Times New Roman" w:hAnsi="Times New Roman"/>
          <w:bCs/>
          <w:color w:val="000000"/>
          <w:sz w:val="24"/>
          <w:szCs w:val="24"/>
        </w:rPr>
        <w:lastRenderedPageBreak/>
        <w:t>and Fast Reactor Types</w:t>
      </w:r>
      <w:r>
        <w:rPr>
          <w:rFonts w:ascii="Times New Roman" w:hAnsi="Times New Roman"/>
          <w:color w:val="000000"/>
          <w:sz w:val="24"/>
          <w:szCs w:val="24"/>
        </w:rPr>
        <w:t xml:space="preserve">”, </w:t>
      </w:r>
      <w:r w:rsidRPr="00981AF3">
        <w:rPr>
          <w:rFonts w:ascii="Times New Roman" w:hAnsi="Times New Roman"/>
          <w:b/>
          <w:color w:val="000000"/>
          <w:sz w:val="24"/>
          <w:szCs w:val="24"/>
          <w:u w:val="single"/>
        </w:rPr>
        <w:t>Jeremy M. Osborn</w:t>
      </w:r>
      <w:r>
        <w:rPr>
          <w:rFonts w:ascii="Times New Roman" w:hAnsi="Times New Roman"/>
          <w:color w:val="000000"/>
          <w:sz w:val="24"/>
          <w:szCs w:val="24"/>
        </w:rPr>
        <w:t xml:space="preserve">, Taylor M. Coles, Sunil S. </w:t>
      </w:r>
      <w:proofErr w:type="spellStart"/>
      <w:r>
        <w:rPr>
          <w:rFonts w:ascii="Times New Roman" w:hAnsi="Times New Roman"/>
          <w:color w:val="000000"/>
          <w:sz w:val="24"/>
          <w:szCs w:val="24"/>
        </w:rPr>
        <w:t>Chirayath</w:t>
      </w:r>
      <w:proofErr w:type="spellEnd"/>
      <w:r>
        <w:rPr>
          <w:rFonts w:ascii="Times New Roman" w:hAnsi="Times New Roman"/>
          <w:color w:val="000000"/>
          <w:sz w:val="24"/>
          <w:szCs w:val="24"/>
        </w:rPr>
        <w:t>, and William S. Charlton</w:t>
      </w:r>
      <w:r w:rsidRPr="007F0424">
        <w:rPr>
          <w:rFonts w:ascii="Times New Roman" w:hAnsi="Times New Roman"/>
          <w:color w:val="000000"/>
          <w:sz w:val="24"/>
          <w:szCs w:val="24"/>
        </w:rPr>
        <w:t xml:space="preserve">, </w:t>
      </w:r>
      <w:r>
        <w:rPr>
          <w:rFonts w:ascii="Times New Roman" w:hAnsi="Times New Roman"/>
          <w:color w:val="000000"/>
          <w:sz w:val="24"/>
          <w:szCs w:val="24"/>
        </w:rPr>
        <w:t xml:space="preserve">for the </w:t>
      </w:r>
      <w:r>
        <w:rPr>
          <w:rStyle w:val="sessiontitle"/>
          <w:rFonts w:ascii="Times New Roman" w:hAnsi="Times New Roman"/>
          <w:color w:val="000000"/>
          <w:sz w:val="24"/>
          <w:szCs w:val="24"/>
        </w:rPr>
        <w:t xml:space="preserve"> Proceedings of the 55</w:t>
      </w:r>
      <w:r w:rsidRPr="00981AF3">
        <w:rPr>
          <w:rStyle w:val="sessiontitle"/>
          <w:rFonts w:ascii="Times New Roman" w:hAnsi="Times New Roman"/>
          <w:color w:val="000000"/>
          <w:sz w:val="24"/>
          <w:szCs w:val="24"/>
          <w:vertAlign w:val="superscript"/>
        </w:rPr>
        <w:t>th</w:t>
      </w:r>
      <w:r>
        <w:rPr>
          <w:rStyle w:val="sessiontitle"/>
          <w:rFonts w:ascii="Times New Roman" w:hAnsi="Times New Roman"/>
          <w:color w:val="000000"/>
          <w:sz w:val="24"/>
          <w:szCs w:val="24"/>
        </w:rPr>
        <w:t xml:space="preserve"> INMM Annual Meeting, July 20-24, 2014, Atlanta, Georgia, USA.</w:t>
      </w:r>
    </w:p>
    <w:p w14:paraId="1157ADA6" w14:textId="77777777" w:rsidR="00F37D6E" w:rsidRDefault="00F37D6E" w:rsidP="00F37D6E">
      <w:pPr>
        <w:pStyle w:val="ListParagraph"/>
        <w:numPr>
          <w:ilvl w:val="0"/>
          <w:numId w:val="36"/>
        </w:numPr>
        <w:ind w:left="993"/>
        <w:rPr>
          <w:rStyle w:val="sessiontitle"/>
          <w:rFonts w:ascii="Times New Roman" w:hAnsi="Times New Roman"/>
          <w:sz w:val="24"/>
          <w:szCs w:val="24"/>
        </w:rPr>
      </w:pPr>
      <w:r w:rsidRPr="00981AF3">
        <w:rPr>
          <w:rStyle w:val="sessiontitle"/>
          <w:rFonts w:ascii="Times New Roman" w:hAnsi="Times New Roman"/>
          <w:color w:val="000000"/>
          <w:sz w:val="24"/>
          <w:szCs w:val="24"/>
        </w:rPr>
        <w:t>MS Thesis</w:t>
      </w:r>
      <w:r>
        <w:rPr>
          <w:rStyle w:val="sessiontitle"/>
          <w:rFonts w:ascii="Times New Roman" w:hAnsi="Times New Roman"/>
          <w:color w:val="000000"/>
          <w:sz w:val="24"/>
          <w:szCs w:val="24"/>
        </w:rPr>
        <w:t xml:space="preserve"> Defended</w:t>
      </w:r>
      <w:r w:rsidRPr="00981AF3">
        <w:rPr>
          <w:rStyle w:val="sessiontitle"/>
          <w:rFonts w:ascii="Times New Roman" w:hAnsi="Times New Roman"/>
          <w:color w:val="000000"/>
          <w:sz w:val="24"/>
          <w:szCs w:val="24"/>
        </w:rPr>
        <w:t xml:space="preserve">: </w:t>
      </w:r>
      <w:r w:rsidRPr="00675FE0">
        <w:rPr>
          <w:rStyle w:val="sessiontitle"/>
          <w:rFonts w:ascii="Times New Roman" w:hAnsi="Times New Roman"/>
          <w:b/>
          <w:color w:val="000000"/>
          <w:sz w:val="24"/>
          <w:szCs w:val="24"/>
          <w:u w:val="single"/>
        </w:rPr>
        <w:t>Taylor M. Coles</w:t>
      </w:r>
      <w:r w:rsidRPr="00981AF3">
        <w:rPr>
          <w:rStyle w:val="sessiontitle"/>
          <w:rFonts w:ascii="Times New Roman" w:hAnsi="Times New Roman"/>
          <w:color w:val="000000"/>
          <w:sz w:val="24"/>
          <w:szCs w:val="24"/>
        </w:rPr>
        <w:t xml:space="preserve"> “</w:t>
      </w:r>
      <w:r w:rsidRPr="00981AF3">
        <w:rPr>
          <w:rFonts w:ascii="Times New Roman" w:hAnsi="Times New Roman"/>
          <w:sz w:val="24"/>
          <w:szCs w:val="24"/>
        </w:rPr>
        <w:t>C</w:t>
      </w:r>
      <w:r>
        <w:rPr>
          <w:rFonts w:ascii="Times New Roman" w:hAnsi="Times New Roman"/>
          <w:sz w:val="24"/>
          <w:szCs w:val="24"/>
        </w:rPr>
        <w:t>omputational Nuclear Forensics Analysis of Weapons-grade Plutonium Separated from Fuel Irradiated in a Thermal Reactor” will be p</w:t>
      </w:r>
      <w:r w:rsidRPr="00981AF3">
        <w:rPr>
          <w:rFonts w:ascii="Times New Roman" w:hAnsi="Times New Roman"/>
          <w:sz w:val="24"/>
          <w:szCs w:val="24"/>
        </w:rPr>
        <w:t>ublished in May 2014</w:t>
      </w:r>
      <w:r>
        <w:rPr>
          <w:rStyle w:val="sessiontitle"/>
          <w:rFonts w:ascii="Times New Roman" w:hAnsi="Times New Roman"/>
          <w:sz w:val="24"/>
          <w:szCs w:val="24"/>
        </w:rPr>
        <w:t>.</w:t>
      </w:r>
    </w:p>
    <w:p w14:paraId="6BAD697B" w14:textId="77777777" w:rsidR="00F37D6E" w:rsidRPr="00981AF3" w:rsidRDefault="00F37D6E" w:rsidP="00F37D6E">
      <w:pPr>
        <w:pStyle w:val="ListParagraph"/>
        <w:numPr>
          <w:ilvl w:val="0"/>
          <w:numId w:val="36"/>
        </w:numPr>
        <w:ind w:left="993"/>
        <w:rPr>
          <w:rStyle w:val="sessiontitle"/>
          <w:rFonts w:ascii="Times New Roman" w:hAnsi="Times New Roman"/>
          <w:sz w:val="24"/>
          <w:szCs w:val="24"/>
        </w:rPr>
      </w:pPr>
      <w:r w:rsidRPr="00981AF3">
        <w:rPr>
          <w:rStyle w:val="sessiontitle"/>
          <w:rFonts w:ascii="Times New Roman" w:hAnsi="Times New Roman"/>
          <w:color w:val="000000"/>
          <w:sz w:val="24"/>
          <w:szCs w:val="24"/>
        </w:rPr>
        <w:t>MS Thesis</w:t>
      </w:r>
      <w:r>
        <w:rPr>
          <w:rStyle w:val="sessiontitle"/>
          <w:rFonts w:ascii="Times New Roman" w:hAnsi="Times New Roman"/>
          <w:color w:val="000000"/>
          <w:sz w:val="24"/>
          <w:szCs w:val="24"/>
        </w:rPr>
        <w:t xml:space="preserve"> Defended</w:t>
      </w:r>
      <w:r w:rsidRPr="00981AF3">
        <w:rPr>
          <w:rStyle w:val="sessiontitle"/>
          <w:rFonts w:ascii="Times New Roman" w:hAnsi="Times New Roman"/>
          <w:color w:val="000000"/>
          <w:sz w:val="24"/>
          <w:szCs w:val="24"/>
        </w:rPr>
        <w:t xml:space="preserve">: </w:t>
      </w:r>
      <w:r w:rsidRPr="00675FE0">
        <w:rPr>
          <w:rStyle w:val="sessiontitle"/>
          <w:rFonts w:ascii="Times New Roman" w:hAnsi="Times New Roman"/>
          <w:b/>
          <w:color w:val="000000"/>
          <w:sz w:val="24"/>
          <w:szCs w:val="24"/>
          <w:u w:val="single"/>
        </w:rPr>
        <w:t>Jeremy M. Osborn</w:t>
      </w:r>
      <w:r w:rsidRPr="00981AF3">
        <w:rPr>
          <w:rStyle w:val="sessiontitle"/>
          <w:rFonts w:ascii="Times New Roman" w:hAnsi="Times New Roman"/>
          <w:color w:val="000000"/>
          <w:sz w:val="24"/>
          <w:szCs w:val="24"/>
        </w:rPr>
        <w:t xml:space="preserve"> “</w:t>
      </w:r>
      <w:r w:rsidRPr="00981AF3">
        <w:rPr>
          <w:rFonts w:ascii="Times New Roman" w:hAnsi="Times New Roman"/>
          <w:sz w:val="24"/>
          <w:szCs w:val="24"/>
        </w:rPr>
        <w:t xml:space="preserve">Trace Fission Product Ratios for Nuclear Forensics Attribution of Weapons-grade Plutonium from Fast Breeder Reactor Blankets”, Texas A&amp;M University, </w:t>
      </w:r>
      <w:r>
        <w:rPr>
          <w:rFonts w:ascii="Times New Roman" w:hAnsi="Times New Roman"/>
          <w:sz w:val="24"/>
          <w:szCs w:val="24"/>
        </w:rPr>
        <w:t>will be p</w:t>
      </w:r>
      <w:r w:rsidRPr="00981AF3">
        <w:rPr>
          <w:rFonts w:ascii="Times New Roman" w:hAnsi="Times New Roman"/>
          <w:sz w:val="24"/>
          <w:szCs w:val="24"/>
        </w:rPr>
        <w:t>ublished in August 2014</w:t>
      </w:r>
      <w:r>
        <w:rPr>
          <w:rFonts w:ascii="Times New Roman" w:hAnsi="Times New Roman"/>
          <w:sz w:val="24"/>
          <w:szCs w:val="24"/>
        </w:rPr>
        <w:t>.</w:t>
      </w:r>
      <w:r w:rsidRPr="00981AF3">
        <w:rPr>
          <w:rStyle w:val="sessiontitle"/>
          <w:rFonts w:ascii="Times New Roman" w:hAnsi="Times New Roman"/>
          <w:color w:val="000000"/>
          <w:sz w:val="24"/>
          <w:szCs w:val="24"/>
        </w:rPr>
        <w:t xml:space="preserve"> </w:t>
      </w:r>
    </w:p>
    <w:p w14:paraId="755BA2F5" w14:textId="77777777" w:rsidR="00F37D6E" w:rsidRDefault="00F37D6E" w:rsidP="00F37D6E">
      <w:pPr>
        <w:rPr>
          <w:b/>
        </w:rPr>
      </w:pPr>
    </w:p>
    <w:p w14:paraId="4D53C605" w14:textId="77777777" w:rsidR="00F37D6E" w:rsidRPr="00F37D6E" w:rsidRDefault="00F37D6E" w:rsidP="00F37D6E">
      <w:pPr>
        <w:rPr>
          <w:b/>
          <w:color w:val="000000"/>
        </w:rPr>
      </w:pPr>
    </w:p>
    <w:p w14:paraId="6E395A1D" w14:textId="77777777" w:rsidR="001C377E" w:rsidRPr="0045012D" w:rsidRDefault="001C377E" w:rsidP="00E84B1D">
      <w:pPr>
        <w:rPr>
          <w:rFonts w:ascii="Arial" w:hAnsi="Arial" w:cs="Arial"/>
          <w:sz w:val="28"/>
          <w:szCs w:val="28"/>
          <w:lang w:val="en-CA"/>
        </w:rPr>
      </w:pPr>
      <w:r>
        <w:rPr>
          <w:color w:val="000000"/>
          <w:lang w:val="de-DE"/>
        </w:rPr>
        <w:br w:type="page"/>
      </w:r>
      <w:r>
        <w:rPr>
          <w:rFonts w:ascii="Arial" w:hAnsi="Arial" w:cs="Arial"/>
          <w:b/>
          <w:bCs/>
          <w:sz w:val="28"/>
          <w:szCs w:val="28"/>
          <w:lang w:val="en-CA"/>
        </w:rPr>
        <w:lastRenderedPageBreak/>
        <w:t>D</w:t>
      </w:r>
      <w:r w:rsidRPr="0045012D">
        <w:rPr>
          <w:rFonts w:ascii="Arial" w:hAnsi="Arial" w:cs="Arial"/>
          <w:b/>
          <w:bCs/>
          <w:sz w:val="28"/>
          <w:szCs w:val="28"/>
          <w:lang w:val="en-CA"/>
        </w:rPr>
        <w:t xml:space="preserve">.  </w:t>
      </w:r>
      <w:r>
        <w:rPr>
          <w:rFonts w:ascii="Arial" w:hAnsi="Arial" w:cs="Arial"/>
          <w:b/>
          <w:bCs/>
          <w:sz w:val="28"/>
          <w:szCs w:val="28"/>
          <w:lang w:val="en-CA"/>
        </w:rPr>
        <w:t>Participants</w:t>
      </w:r>
    </w:p>
    <w:p w14:paraId="29430BCA" w14:textId="77777777" w:rsidR="001C377E" w:rsidRDefault="001C377E" w:rsidP="00096F33">
      <w:pPr>
        <w:spacing w:after="240"/>
        <w:ind w:left="450"/>
        <w:jc w:val="both"/>
        <w:rPr>
          <w:color w:val="000000"/>
        </w:rPr>
      </w:pPr>
      <w:r>
        <w:rPr>
          <w:color w:val="000000"/>
        </w:rPr>
        <w:t xml:space="preserve">This list provides the requested information about all researchers and students supported by the grant in </w:t>
      </w:r>
      <w:r w:rsidRPr="00AC74BC">
        <w:rPr>
          <w:b/>
          <w:color w:val="000000"/>
          <w:u w:val="single"/>
        </w:rPr>
        <w:t>months</w:t>
      </w:r>
      <w:r>
        <w:rPr>
          <w:color w:val="000000"/>
        </w:rPr>
        <w:t xml:space="preserve">.  There has been no foreign country collaboration or foreign travel associated with this research during the reporting period for any of the listed participants.  There </w:t>
      </w:r>
      <w:r w:rsidR="00250315">
        <w:rPr>
          <w:color w:val="000000"/>
        </w:rPr>
        <w:t>were</w:t>
      </w:r>
      <w:r>
        <w:rPr>
          <w:color w:val="000000"/>
        </w:rPr>
        <w:t xml:space="preserve"> no collaborating organizations, outside of Texas A&amp;M University, being supported by this grant</w:t>
      </w:r>
      <w:r w:rsidR="00250315">
        <w:rPr>
          <w:color w:val="000000"/>
        </w:rPr>
        <w:t xml:space="preserve"> in this reporting period</w:t>
      </w:r>
      <w:r>
        <w:rPr>
          <w:color w:val="000000"/>
        </w:rPr>
        <w:t>.</w:t>
      </w:r>
    </w:p>
    <w:p w14:paraId="0C28049A" w14:textId="77777777" w:rsidR="001C377E" w:rsidRPr="00AC74BC" w:rsidRDefault="001C377E" w:rsidP="008314DE">
      <w:pPr>
        <w:tabs>
          <w:tab w:val="left" w:pos="4320"/>
        </w:tabs>
        <w:spacing w:line="276" w:lineRule="auto"/>
        <w:rPr>
          <w:b/>
          <w:sz w:val="22"/>
          <w:szCs w:val="22"/>
        </w:rPr>
      </w:pPr>
      <w:r w:rsidRPr="00AC74BC">
        <w:rPr>
          <w:b/>
          <w:sz w:val="22"/>
          <w:szCs w:val="22"/>
        </w:rPr>
        <w:t>Name:</w:t>
      </w:r>
      <w:r w:rsidRPr="00AC74BC">
        <w:rPr>
          <w:b/>
          <w:sz w:val="22"/>
          <w:szCs w:val="22"/>
        </w:rPr>
        <w:tab/>
        <w:t xml:space="preserve">Sunil S. </w:t>
      </w:r>
      <w:proofErr w:type="spellStart"/>
      <w:r w:rsidRPr="00AC74BC">
        <w:rPr>
          <w:b/>
          <w:sz w:val="22"/>
          <w:szCs w:val="22"/>
        </w:rPr>
        <w:t>Chirayath</w:t>
      </w:r>
      <w:proofErr w:type="spellEnd"/>
      <w:r w:rsidR="00BD1A70">
        <w:rPr>
          <w:b/>
          <w:sz w:val="22"/>
          <w:szCs w:val="22"/>
        </w:rPr>
        <w:t xml:space="preserve"> </w:t>
      </w:r>
      <w:r w:rsidR="00BD1A70" w:rsidRPr="00BD1A70">
        <w:rPr>
          <w:sz w:val="22"/>
          <w:szCs w:val="22"/>
        </w:rPr>
        <w:t>(Male; Asian)</w:t>
      </w:r>
      <w:r w:rsidRPr="00AC74BC">
        <w:rPr>
          <w:b/>
          <w:sz w:val="22"/>
          <w:szCs w:val="22"/>
        </w:rPr>
        <w:tab/>
      </w:r>
      <w:r w:rsidRPr="00AC74BC">
        <w:rPr>
          <w:b/>
          <w:sz w:val="22"/>
          <w:szCs w:val="22"/>
        </w:rPr>
        <w:tab/>
      </w:r>
      <w:r w:rsidRPr="00AC74BC">
        <w:rPr>
          <w:b/>
          <w:sz w:val="22"/>
          <w:szCs w:val="22"/>
        </w:rPr>
        <w:tab/>
      </w:r>
    </w:p>
    <w:p w14:paraId="76452E9B" w14:textId="77777777" w:rsidR="001C377E" w:rsidRPr="00AC74BC" w:rsidRDefault="001C377E" w:rsidP="00F64A3B">
      <w:pPr>
        <w:tabs>
          <w:tab w:val="left" w:pos="4320"/>
        </w:tabs>
        <w:spacing w:line="276" w:lineRule="auto"/>
        <w:ind w:left="4354" w:hanging="4354"/>
        <w:rPr>
          <w:sz w:val="22"/>
          <w:szCs w:val="22"/>
        </w:rPr>
      </w:pPr>
      <w:r w:rsidRPr="00AC74BC">
        <w:rPr>
          <w:sz w:val="22"/>
          <w:szCs w:val="22"/>
        </w:rPr>
        <w:t>Project Role:</w:t>
      </w:r>
      <w:r w:rsidRPr="00AC74BC">
        <w:rPr>
          <w:sz w:val="22"/>
          <w:szCs w:val="22"/>
        </w:rPr>
        <w:tab/>
        <w:t>Principal Investigator/</w:t>
      </w:r>
      <w:proofErr w:type="spellStart"/>
      <w:r w:rsidRPr="00AC74BC">
        <w:rPr>
          <w:sz w:val="22"/>
          <w:szCs w:val="22"/>
        </w:rPr>
        <w:t>Neutronics</w:t>
      </w:r>
      <w:proofErr w:type="spellEnd"/>
      <w:r w:rsidRPr="00AC74BC">
        <w:rPr>
          <w:sz w:val="22"/>
          <w:szCs w:val="22"/>
        </w:rPr>
        <w:t xml:space="preserve"> and Uranium Irradiation team lead</w:t>
      </w:r>
      <w:r w:rsidRPr="00AC74BC">
        <w:rPr>
          <w:sz w:val="22"/>
          <w:szCs w:val="22"/>
        </w:rPr>
        <w:tab/>
      </w:r>
      <w:r w:rsidRPr="00AC74BC">
        <w:rPr>
          <w:sz w:val="22"/>
          <w:szCs w:val="22"/>
        </w:rPr>
        <w:tab/>
      </w:r>
    </w:p>
    <w:p w14:paraId="5719E605" w14:textId="4135A9A9" w:rsidR="001C377E" w:rsidRPr="005537E5" w:rsidRDefault="001C377E" w:rsidP="00F14450">
      <w:pPr>
        <w:tabs>
          <w:tab w:val="left" w:pos="4320"/>
        </w:tabs>
        <w:spacing w:line="276" w:lineRule="auto"/>
        <w:ind w:left="4340" w:hanging="4340"/>
        <w:rPr>
          <w:sz w:val="22"/>
          <w:szCs w:val="22"/>
        </w:rPr>
      </w:pPr>
      <w:r w:rsidRPr="00AC74BC">
        <w:rPr>
          <w:sz w:val="22"/>
          <w:szCs w:val="22"/>
        </w:rPr>
        <w:t>Nearest person months worked:</w:t>
      </w:r>
      <w:r w:rsidRPr="00AC74BC">
        <w:rPr>
          <w:sz w:val="22"/>
          <w:szCs w:val="22"/>
        </w:rPr>
        <w:tab/>
      </w:r>
      <w:r w:rsidR="002D41AA" w:rsidRPr="005537E5">
        <w:rPr>
          <w:b/>
          <w:sz w:val="22"/>
          <w:szCs w:val="22"/>
        </w:rPr>
        <w:t>0</w:t>
      </w:r>
      <w:r w:rsidRPr="005537E5">
        <w:rPr>
          <w:b/>
          <w:sz w:val="22"/>
          <w:szCs w:val="22"/>
        </w:rPr>
        <w:t xml:space="preserve"> </w:t>
      </w:r>
      <w:r w:rsidR="00561477" w:rsidRPr="005537E5">
        <w:rPr>
          <w:b/>
          <w:sz w:val="22"/>
          <w:szCs w:val="22"/>
        </w:rPr>
        <w:t>months</w:t>
      </w:r>
      <w:r w:rsidR="00561477">
        <w:rPr>
          <w:sz w:val="22"/>
          <w:szCs w:val="22"/>
        </w:rPr>
        <w:t xml:space="preserve"> </w:t>
      </w:r>
      <w:r w:rsidRPr="005537E5">
        <w:rPr>
          <w:sz w:val="22"/>
          <w:szCs w:val="22"/>
        </w:rPr>
        <w:t>DHS Contract</w:t>
      </w:r>
    </w:p>
    <w:p w14:paraId="120111E9" w14:textId="77777777" w:rsidR="001C377E" w:rsidRPr="00AC74BC" w:rsidRDefault="001C377E" w:rsidP="008314DE">
      <w:pPr>
        <w:tabs>
          <w:tab w:val="left" w:pos="4320"/>
          <w:tab w:val="left" w:pos="4410"/>
        </w:tabs>
        <w:spacing w:line="276" w:lineRule="auto"/>
        <w:ind w:left="4320" w:hanging="4320"/>
        <w:rPr>
          <w:sz w:val="22"/>
          <w:szCs w:val="22"/>
        </w:rPr>
      </w:pPr>
      <w:r w:rsidRPr="00AC74BC">
        <w:rPr>
          <w:sz w:val="22"/>
          <w:szCs w:val="22"/>
        </w:rPr>
        <w:t>Contribution to Project:</w:t>
      </w:r>
      <w:r w:rsidRPr="00AC74BC">
        <w:rPr>
          <w:sz w:val="22"/>
          <w:szCs w:val="22"/>
        </w:rPr>
        <w:tab/>
        <w:t>Leads the effort, integrates research team’s activities, and advises researchers and students.</w:t>
      </w:r>
    </w:p>
    <w:p w14:paraId="4E18D3A9" w14:textId="77777777" w:rsidR="001C377E" w:rsidRPr="00AC74BC" w:rsidRDefault="001C377E" w:rsidP="008314DE">
      <w:pPr>
        <w:tabs>
          <w:tab w:val="left" w:pos="4320"/>
        </w:tabs>
        <w:spacing w:line="276" w:lineRule="auto"/>
        <w:rPr>
          <w:sz w:val="22"/>
          <w:szCs w:val="22"/>
        </w:rPr>
      </w:pPr>
    </w:p>
    <w:p w14:paraId="297CE731" w14:textId="77777777" w:rsidR="001C377E" w:rsidRPr="00AC74BC" w:rsidRDefault="001C377E" w:rsidP="009B1260">
      <w:pPr>
        <w:tabs>
          <w:tab w:val="left" w:pos="4320"/>
        </w:tabs>
        <w:spacing w:line="276" w:lineRule="auto"/>
        <w:rPr>
          <w:b/>
          <w:sz w:val="22"/>
          <w:szCs w:val="22"/>
        </w:rPr>
      </w:pPr>
      <w:r w:rsidRPr="00AC74BC">
        <w:rPr>
          <w:b/>
          <w:sz w:val="22"/>
          <w:szCs w:val="22"/>
        </w:rPr>
        <w:t>Name:</w:t>
      </w:r>
      <w:r w:rsidRPr="00AC74BC">
        <w:rPr>
          <w:b/>
          <w:sz w:val="22"/>
          <w:szCs w:val="22"/>
        </w:rPr>
        <w:tab/>
        <w:t xml:space="preserve">Charles M. </w:t>
      </w:r>
      <w:proofErr w:type="spellStart"/>
      <w:r w:rsidRPr="00AC74BC">
        <w:rPr>
          <w:b/>
          <w:sz w:val="22"/>
          <w:szCs w:val="22"/>
        </w:rPr>
        <w:t>Folden</w:t>
      </w:r>
      <w:proofErr w:type="spellEnd"/>
      <w:r w:rsidRPr="00AC74BC">
        <w:rPr>
          <w:b/>
          <w:sz w:val="22"/>
          <w:szCs w:val="22"/>
        </w:rPr>
        <w:t xml:space="preserve"> III</w:t>
      </w:r>
      <w:r w:rsidRPr="00AC74BC">
        <w:rPr>
          <w:b/>
          <w:sz w:val="22"/>
          <w:szCs w:val="22"/>
        </w:rPr>
        <w:tab/>
      </w:r>
      <w:r w:rsidR="00BD1A70" w:rsidRPr="00BD1A70">
        <w:rPr>
          <w:sz w:val="22"/>
          <w:szCs w:val="22"/>
        </w:rPr>
        <w:t xml:space="preserve">(Male; </w:t>
      </w:r>
      <w:r w:rsidR="00BD1A70">
        <w:rPr>
          <w:sz w:val="22"/>
          <w:szCs w:val="22"/>
        </w:rPr>
        <w:t>White</w:t>
      </w:r>
      <w:r w:rsidR="00BD1A70" w:rsidRPr="00BD1A70">
        <w:rPr>
          <w:sz w:val="22"/>
          <w:szCs w:val="22"/>
        </w:rPr>
        <w:t>)</w:t>
      </w:r>
      <w:r w:rsidRPr="00AC74BC">
        <w:rPr>
          <w:b/>
          <w:sz w:val="22"/>
          <w:szCs w:val="22"/>
        </w:rPr>
        <w:tab/>
      </w:r>
      <w:r w:rsidRPr="00AC74BC">
        <w:rPr>
          <w:b/>
          <w:sz w:val="22"/>
          <w:szCs w:val="22"/>
        </w:rPr>
        <w:tab/>
      </w:r>
      <w:r w:rsidRPr="00AC74BC">
        <w:rPr>
          <w:b/>
          <w:sz w:val="22"/>
          <w:szCs w:val="22"/>
        </w:rPr>
        <w:tab/>
      </w:r>
    </w:p>
    <w:p w14:paraId="37BE12C0" w14:textId="77777777" w:rsidR="001C377E" w:rsidRPr="00AC74BC" w:rsidRDefault="001C377E" w:rsidP="00852E55">
      <w:pPr>
        <w:tabs>
          <w:tab w:val="left" w:pos="4320"/>
        </w:tabs>
        <w:spacing w:line="276" w:lineRule="auto"/>
        <w:ind w:left="4312" w:hanging="4312"/>
        <w:rPr>
          <w:sz w:val="22"/>
          <w:szCs w:val="22"/>
        </w:rPr>
      </w:pPr>
      <w:r w:rsidRPr="00AC74BC">
        <w:rPr>
          <w:sz w:val="22"/>
          <w:szCs w:val="22"/>
        </w:rPr>
        <w:t>Project Role:</w:t>
      </w:r>
      <w:r w:rsidRPr="00AC74BC">
        <w:rPr>
          <w:sz w:val="22"/>
          <w:szCs w:val="22"/>
        </w:rPr>
        <w:tab/>
        <w:t>Co-Principal Investigator/Chemical and Forensics Analysis Team Lead</w:t>
      </w:r>
      <w:r w:rsidRPr="00AC74BC">
        <w:rPr>
          <w:sz w:val="22"/>
          <w:szCs w:val="22"/>
        </w:rPr>
        <w:tab/>
      </w:r>
    </w:p>
    <w:p w14:paraId="11E22253" w14:textId="2D04DAF9" w:rsidR="001C377E" w:rsidRPr="00AC74BC" w:rsidRDefault="001C377E" w:rsidP="00AC74BC">
      <w:pPr>
        <w:tabs>
          <w:tab w:val="left" w:pos="4320"/>
        </w:tabs>
        <w:spacing w:line="276" w:lineRule="auto"/>
        <w:ind w:left="4312" w:hanging="4312"/>
        <w:rPr>
          <w:sz w:val="22"/>
          <w:szCs w:val="22"/>
        </w:rPr>
      </w:pPr>
      <w:r w:rsidRPr="00AC74BC">
        <w:rPr>
          <w:sz w:val="22"/>
          <w:szCs w:val="22"/>
        </w:rPr>
        <w:t>Nearest person months worked:</w:t>
      </w:r>
      <w:r w:rsidRPr="00AC74BC">
        <w:rPr>
          <w:sz w:val="22"/>
          <w:szCs w:val="22"/>
        </w:rPr>
        <w:tab/>
      </w:r>
      <w:r w:rsidR="002D41AA" w:rsidRPr="005537E5">
        <w:rPr>
          <w:b/>
          <w:sz w:val="22"/>
          <w:szCs w:val="22"/>
        </w:rPr>
        <w:t>0</w:t>
      </w:r>
      <w:r w:rsidRPr="005537E5">
        <w:rPr>
          <w:b/>
          <w:sz w:val="22"/>
          <w:szCs w:val="22"/>
        </w:rPr>
        <w:t xml:space="preserve"> months</w:t>
      </w:r>
      <w:r w:rsidRPr="00AC74BC">
        <w:rPr>
          <w:sz w:val="22"/>
          <w:szCs w:val="22"/>
        </w:rPr>
        <w:t xml:space="preserve"> </w:t>
      </w:r>
      <w:r w:rsidRPr="005537E5">
        <w:rPr>
          <w:sz w:val="22"/>
          <w:szCs w:val="22"/>
        </w:rPr>
        <w:t>DHS Contract</w:t>
      </w:r>
    </w:p>
    <w:p w14:paraId="2B4B8413" w14:textId="77777777" w:rsidR="001C377E" w:rsidRPr="00AC74BC" w:rsidRDefault="001C377E" w:rsidP="009B1260">
      <w:pPr>
        <w:tabs>
          <w:tab w:val="left" w:pos="4320"/>
          <w:tab w:val="left" w:pos="4410"/>
        </w:tabs>
        <w:spacing w:line="276" w:lineRule="auto"/>
        <w:ind w:left="4320" w:hanging="4320"/>
        <w:rPr>
          <w:sz w:val="22"/>
          <w:szCs w:val="22"/>
        </w:rPr>
      </w:pPr>
      <w:r w:rsidRPr="00AC74BC">
        <w:rPr>
          <w:sz w:val="22"/>
          <w:szCs w:val="22"/>
        </w:rPr>
        <w:t>Contribution to Project:</w:t>
      </w:r>
      <w:r w:rsidRPr="00AC74BC">
        <w:rPr>
          <w:sz w:val="22"/>
          <w:szCs w:val="22"/>
        </w:rPr>
        <w:tab/>
        <w:t xml:space="preserve">Dr. </w:t>
      </w:r>
      <w:proofErr w:type="spellStart"/>
      <w:r w:rsidRPr="00AC74BC">
        <w:rPr>
          <w:sz w:val="22"/>
          <w:szCs w:val="22"/>
        </w:rPr>
        <w:t>Folden</w:t>
      </w:r>
      <w:proofErr w:type="spellEnd"/>
      <w:r w:rsidRPr="00AC74BC">
        <w:rPr>
          <w:sz w:val="22"/>
          <w:szCs w:val="22"/>
        </w:rPr>
        <w:t xml:space="preserve"> manages Chemical and Forensics Analysis team and coordinates the activities for the chemical lab setup, PUREX experimental procedures and train researchers.</w:t>
      </w:r>
    </w:p>
    <w:p w14:paraId="0B16900B" w14:textId="77777777" w:rsidR="001C377E" w:rsidRPr="00AC74BC" w:rsidRDefault="001C377E" w:rsidP="008314DE">
      <w:pPr>
        <w:tabs>
          <w:tab w:val="left" w:pos="4320"/>
        </w:tabs>
        <w:spacing w:line="276" w:lineRule="auto"/>
        <w:rPr>
          <w:sz w:val="22"/>
          <w:szCs w:val="22"/>
        </w:rPr>
      </w:pPr>
    </w:p>
    <w:p w14:paraId="7BA09FE1" w14:textId="77777777" w:rsidR="001C377E" w:rsidRPr="00AC74BC" w:rsidRDefault="001C377E" w:rsidP="008314DE">
      <w:pPr>
        <w:tabs>
          <w:tab w:val="left" w:pos="4320"/>
        </w:tabs>
        <w:spacing w:line="276" w:lineRule="auto"/>
        <w:rPr>
          <w:b/>
          <w:sz w:val="22"/>
          <w:szCs w:val="22"/>
        </w:rPr>
      </w:pPr>
      <w:r w:rsidRPr="00AC74BC">
        <w:rPr>
          <w:b/>
          <w:sz w:val="22"/>
          <w:szCs w:val="22"/>
        </w:rPr>
        <w:t>Name:</w:t>
      </w:r>
      <w:r w:rsidRPr="00AC74BC">
        <w:rPr>
          <w:b/>
          <w:sz w:val="22"/>
          <w:szCs w:val="22"/>
        </w:rPr>
        <w:tab/>
        <w:t>David R. Boyle</w:t>
      </w:r>
      <w:r w:rsidRPr="00AC74BC">
        <w:rPr>
          <w:b/>
          <w:sz w:val="22"/>
          <w:szCs w:val="22"/>
        </w:rPr>
        <w:tab/>
      </w:r>
      <w:r w:rsidR="00BD1A70">
        <w:rPr>
          <w:b/>
          <w:sz w:val="22"/>
          <w:szCs w:val="22"/>
        </w:rPr>
        <w:t xml:space="preserve"> </w:t>
      </w:r>
      <w:r w:rsidR="00BD1A70" w:rsidRPr="00BD1A70">
        <w:rPr>
          <w:sz w:val="22"/>
          <w:szCs w:val="22"/>
        </w:rPr>
        <w:t xml:space="preserve">(Male; </w:t>
      </w:r>
      <w:r w:rsidR="00BD1A70">
        <w:rPr>
          <w:sz w:val="22"/>
          <w:szCs w:val="22"/>
        </w:rPr>
        <w:t>White</w:t>
      </w:r>
      <w:r w:rsidR="00BD1A70" w:rsidRPr="00BD1A70">
        <w:rPr>
          <w:sz w:val="22"/>
          <w:szCs w:val="22"/>
        </w:rPr>
        <w:t>)</w:t>
      </w:r>
      <w:r w:rsidRPr="00AC74BC">
        <w:rPr>
          <w:b/>
          <w:sz w:val="22"/>
          <w:szCs w:val="22"/>
        </w:rPr>
        <w:tab/>
      </w:r>
    </w:p>
    <w:p w14:paraId="5C22692E" w14:textId="77777777" w:rsidR="001C377E" w:rsidRPr="00AC74BC" w:rsidRDefault="001C377E" w:rsidP="006E7339">
      <w:pPr>
        <w:tabs>
          <w:tab w:val="left" w:pos="4320"/>
        </w:tabs>
        <w:spacing w:line="276" w:lineRule="auto"/>
        <w:ind w:left="4340" w:hanging="4340"/>
        <w:rPr>
          <w:sz w:val="22"/>
          <w:szCs w:val="22"/>
        </w:rPr>
      </w:pPr>
      <w:r w:rsidRPr="00AC74BC">
        <w:rPr>
          <w:sz w:val="22"/>
          <w:szCs w:val="22"/>
        </w:rPr>
        <w:t>Project Role:</w:t>
      </w:r>
      <w:r w:rsidRPr="00AC74BC">
        <w:rPr>
          <w:sz w:val="22"/>
          <w:szCs w:val="22"/>
        </w:rPr>
        <w:tab/>
        <w:t>Co-Principal Investigator/</w:t>
      </w:r>
      <w:proofErr w:type="spellStart"/>
      <w:r w:rsidRPr="00AC74BC">
        <w:rPr>
          <w:sz w:val="22"/>
          <w:szCs w:val="22"/>
        </w:rPr>
        <w:t>Neutronics</w:t>
      </w:r>
      <w:proofErr w:type="spellEnd"/>
      <w:r w:rsidRPr="00AC74BC">
        <w:rPr>
          <w:sz w:val="22"/>
          <w:szCs w:val="22"/>
        </w:rPr>
        <w:t xml:space="preserve"> and Uranium Irradiation team</w:t>
      </w:r>
      <w:r w:rsidRPr="00AC74BC">
        <w:rPr>
          <w:sz w:val="22"/>
          <w:szCs w:val="22"/>
        </w:rPr>
        <w:tab/>
      </w:r>
    </w:p>
    <w:p w14:paraId="2F2A0006" w14:textId="0F4316E7" w:rsidR="001C377E" w:rsidRPr="005537E5" w:rsidRDefault="001C377E" w:rsidP="00AC74BC">
      <w:pPr>
        <w:tabs>
          <w:tab w:val="left" w:pos="4320"/>
        </w:tabs>
        <w:spacing w:line="276" w:lineRule="auto"/>
        <w:ind w:left="4312" w:hanging="4312"/>
        <w:rPr>
          <w:sz w:val="22"/>
          <w:szCs w:val="22"/>
        </w:rPr>
      </w:pPr>
      <w:r w:rsidRPr="00AC74BC">
        <w:rPr>
          <w:sz w:val="22"/>
          <w:szCs w:val="22"/>
        </w:rPr>
        <w:t>Nearest person months worked:</w:t>
      </w:r>
      <w:r w:rsidRPr="00AC74BC">
        <w:rPr>
          <w:sz w:val="22"/>
          <w:szCs w:val="22"/>
        </w:rPr>
        <w:tab/>
      </w:r>
      <w:r w:rsidR="00007106" w:rsidRPr="005537E5">
        <w:rPr>
          <w:b/>
          <w:sz w:val="22"/>
          <w:szCs w:val="22"/>
        </w:rPr>
        <w:t>0</w:t>
      </w:r>
      <w:r w:rsidRPr="005537E5">
        <w:rPr>
          <w:b/>
          <w:sz w:val="22"/>
          <w:szCs w:val="22"/>
        </w:rPr>
        <w:t xml:space="preserve"> months</w:t>
      </w:r>
      <w:r w:rsidRPr="00AC74BC">
        <w:rPr>
          <w:sz w:val="22"/>
          <w:szCs w:val="22"/>
        </w:rPr>
        <w:t xml:space="preserve"> </w:t>
      </w:r>
      <w:r w:rsidRPr="005537E5">
        <w:rPr>
          <w:sz w:val="22"/>
          <w:szCs w:val="22"/>
        </w:rPr>
        <w:t>DHS Contract</w:t>
      </w:r>
    </w:p>
    <w:p w14:paraId="794FB8BF" w14:textId="77777777" w:rsidR="001C377E" w:rsidRPr="00AC74BC" w:rsidRDefault="001C377E" w:rsidP="008314DE">
      <w:pPr>
        <w:tabs>
          <w:tab w:val="left" w:pos="4320"/>
        </w:tabs>
        <w:spacing w:line="276" w:lineRule="auto"/>
        <w:ind w:left="4320" w:hanging="4320"/>
        <w:rPr>
          <w:sz w:val="22"/>
          <w:szCs w:val="22"/>
        </w:rPr>
      </w:pPr>
      <w:r w:rsidRPr="00AC74BC">
        <w:rPr>
          <w:sz w:val="22"/>
          <w:szCs w:val="22"/>
        </w:rPr>
        <w:t>Contribution to Project:</w:t>
      </w:r>
      <w:r w:rsidRPr="00AC74BC">
        <w:rPr>
          <w:sz w:val="22"/>
          <w:szCs w:val="22"/>
        </w:rPr>
        <w:tab/>
        <w:t xml:space="preserve">Coordinate the nuclear forensics aspects of separated plutonium based on the data from </w:t>
      </w:r>
      <w:proofErr w:type="spellStart"/>
      <w:r w:rsidRPr="00AC74BC">
        <w:rPr>
          <w:sz w:val="22"/>
          <w:szCs w:val="22"/>
        </w:rPr>
        <w:t>neutronics</w:t>
      </w:r>
      <w:proofErr w:type="spellEnd"/>
      <w:r w:rsidRPr="00AC74BC">
        <w:rPr>
          <w:sz w:val="22"/>
          <w:szCs w:val="22"/>
        </w:rPr>
        <w:t xml:space="preserve"> computations and chemical analysis and also interim progress and final report preparation. </w:t>
      </w:r>
    </w:p>
    <w:p w14:paraId="026F7E09" w14:textId="77777777" w:rsidR="000521BB" w:rsidRDefault="000521BB" w:rsidP="00AC74BC">
      <w:pPr>
        <w:tabs>
          <w:tab w:val="left" w:pos="4320"/>
        </w:tabs>
        <w:spacing w:line="276" w:lineRule="auto"/>
        <w:rPr>
          <w:b/>
          <w:sz w:val="22"/>
          <w:szCs w:val="22"/>
        </w:rPr>
      </w:pPr>
    </w:p>
    <w:p w14:paraId="0A42E27C" w14:textId="77777777" w:rsidR="001C377E" w:rsidRPr="00AC74BC" w:rsidRDefault="001C377E" w:rsidP="00AC74BC">
      <w:pPr>
        <w:tabs>
          <w:tab w:val="left" w:pos="4320"/>
        </w:tabs>
        <w:spacing w:line="276" w:lineRule="auto"/>
        <w:rPr>
          <w:b/>
          <w:sz w:val="22"/>
          <w:szCs w:val="22"/>
        </w:rPr>
      </w:pPr>
      <w:r w:rsidRPr="00AC74BC">
        <w:rPr>
          <w:b/>
          <w:sz w:val="22"/>
          <w:szCs w:val="22"/>
        </w:rPr>
        <w:t>Name:</w:t>
      </w:r>
      <w:r w:rsidRPr="00AC74BC">
        <w:rPr>
          <w:b/>
          <w:sz w:val="22"/>
          <w:szCs w:val="22"/>
        </w:rPr>
        <w:tab/>
      </w:r>
      <w:proofErr w:type="spellStart"/>
      <w:r w:rsidRPr="00AC74BC">
        <w:rPr>
          <w:b/>
          <w:sz w:val="22"/>
          <w:szCs w:val="22"/>
        </w:rPr>
        <w:t>Tarun</w:t>
      </w:r>
      <w:proofErr w:type="spellEnd"/>
      <w:r w:rsidRPr="00AC74BC">
        <w:rPr>
          <w:b/>
          <w:sz w:val="22"/>
          <w:szCs w:val="22"/>
        </w:rPr>
        <w:t xml:space="preserve"> K. Bhardwaj</w:t>
      </w:r>
      <w:r w:rsidR="00BD1A70">
        <w:rPr>
          <w:b/>
          <w:sz w:val="22"/>
          <w:szCs w:val="22"/>
        </w:rPr>
        <w:t xml:space="preserve"> </w:t>
      </w:r>
      <w:r w:rsidR="00BD1A70" w:rsidRPr="00BD1A70">
        <w:rPr>
          <w:sz w:val="22"/>
          <w:szCs w:val="22"/>
        </w:rPr>
        <w:t>(Male; Asian)</w:t>
      </w:r>
    </w:p>
    <w:p w14:paraId="42F75FE7" w14:textId="77777777" w:rsidR="001C377E" w:rsidRPr="00AC74BC" w:rsidRDefault="001C377E" w:rsidP="00AC74BC">
      <w:pPr>
        <w:tabs>
          <w:tab w:val="left" w:pos="4320"/>
        </w:tabs>
        <w:spacing w:line="276" w:lineRule="auto"/>
        <w:ind w:left="4340" w:hanging="4340"/>
        <w:rPr>
          <w:sz w:val="22"/>
          <w:szCs w:val="22"/>
        </w:rPr>
      </w:pPr>
      <w:r w:rsidRPr="00AC74BC">
        <w:rPr>
          <w:sz w:val="22"/>
          <w:szCs w:val="22"/>
        </w:rPr>
        <w:t>Project Role:</w:t>
      </w:r>
      <w:r w:rsidRPr="00AC74BC">
        <w:rPr>
          <w:sz w:val="22"/>
          <w:szCs w:val="22"/>
        </w:rPr>
        <w:tab/>
        <w:t>Post</w:t>
      </w:r>
      <w:r>
        <w:rPr>
          <w:sz w:val="22"/>
          <w:szCs w:val="22"/>
        </w:rPr>
        <w:t>-D</w:t>
      </w:r>
      <w:r w:rsidRPr="00AC74BC">
        <w:rPr>
          <w:sz w:val="22"/>
          <w:szCs w:val="22"/>
        </w:rPr>
        <w:t>octoral Research Associate/ Chemical and Forensics Analysis Team</w:t>
      </w:r>
      <w:r w:rsidRPr="00AC74BC">
        <w:rPr>
          <w:sz w:val="22"/>
          <w:szCs w:val="22"/>
        </w:rPr>
        <w:tab/>
      </w:r>
      <w:r w:rsidRPr="00AC74BC">
        <w:rPr>
          <w:sz w:val="22"/>
          <w:szCs w:val="22"/>
        </w:rPr>
        <w:tab/>
      </w:r>
    </w:p>
    <w:p w14:paraId="2726FBE0" w14:textId="609B399B" w:rsidR="001C377E" w:rsidRPr="00AC74BC" w:rsidRDefault="001C377E" w:rsidP="00AC74BC">
      <w:pPr>
        <w:tabs>
          <w:tab w:val="left" w:pos="4320"/>
        </w:tabs>
        <w:spacing w:line="276" w:lineRule="auto"/>
        <w:ind w:left="4340" w:hanging="4340"/>
        <w:rPr>
          <w:sz w:val="22"/>
          <w:szCs w:val="22"/>
        </w:rPr>
      </w:pPr>
      <w:r w:rsidRPr="00AC74BC">
        <w:rPr>
          <w:sz w:val="22"/>
          <w:szCs w:val="22"/>
        </w:rPr>
        <w:t>Nearest person months worked:</w:t>
      </w:r>
      <w:r w:rsidRPr="00AC74BC">
        <w:rPr>
          <w:sz w:val="22"/>
          <w:szCs w:val="22"/>
        </w:rPr>
        <w:tab/>
      </w:r>
      <w:r w:rsidR="00007106">
        <w:rPr>
          <w:sz w:val="22"/>
          <w:szCs w:val="22"/>
        </w:rPr>
        <w:t>1.9</w:t>
      </w:r>
      <w:r w:rsidRPr="00AC74BC">
        <w:rPr>
          <w:sz w:val="22"/>
          <w:szCs w:val="22"/>
        </w:rPr>
        <w:t xml:space="preserve"> months</w:t>
      </w:r>
      <w:r w:rsidR="000521BB">
        <w:rPr>
          <w:sz w:val="22"/>
          <w:szCs w:val="22"/>
        </w:rPr>
        <w:t xml:space="preserve"> </w:t>
      </w:r>
      <w:r w:rsidRPr="00142738">
        <w:rPr>
          <w:b/>
          <w:sz w:val="22"/>
          <w:szCs w:val="22"/>
        </w:rPr>
        <w:t>DHS Contract</w:t>
      </w:r>
    </w:p>
    <w:p w14:paraId="1D997833" w14:textId="77777777" w:rsidR="001C377E" w:rsidRPr="00AC74BC" w:rsidRDefault="001C377E" w:rsidP="00AC74BC">
      <w:pPr>
        <w:tabs>
          <w:tab w:val="left" w:pos="4320"/>
        </w:tabs>
        <w:spacing w:line="276" w:lineRule="auto"/>
        <w:ind w:left="4340" w:hanging="4340"/>
        <w:rPr>
          <w:sz w:val="22"/>
          <w:szCs w:val="22"/>
        </w:rPr>
      </w:pPr>
      <w:r w:rsidRPr="00AC74BC">
        <w:rPr>
          <w:sz w:val="22"/>
          <w:szCs w:val="22"/>
        </w:rPr>
        <w:t>Contribution to Project:</w:t>
      </w:r>
      <w:r w:rsidRPr="00AC74BC">
        <w:rPr>
          <w:sz w:val="22"/>
          <w:szCs w:val="22"/>
        </w:rPr>
        <w:tab/>
      </w:r>
      <w:r>
        <w:rPr>
          <w:sz w:val="22"/>
          <w:szCs w:val="22"/>
        </w:rPr>
        <w:t>PUREX chemical experiments at hot cell and glove box</w:t>
      </w:r>
      <w:r w:rsidRPr="00AC74BC">
        <w:rPr>
          <w:sz w:val="22"/>
          <w:szCs w:val="22"/>
        </w:rPr>
        <w:t>.</w:t>
      </w:r>
    </w:p>
    <w:p w14:paraId="40A6FA9E" w14:textId="77777777" w:rsidR="00E84B1D" w:rsidRDefault="00E84B1D" w:rsidP="008314DE">
      <w:pPr>
        <w:tabs>
          <w:tab w:val="left" w:pos="4320"/>
        </w:tabs>
        <w:spacing w:line="276" w:lineRule="auto"/>
        <w:rPr>
          <w:b/>
          <w:sz w:val="22"/>
          <w:szCs w:val="22"/>
        </w:rPr>
      </w:pPr>
    </w:p>
    <w:p w14:paraId="40D2ED90" w14:textId="77777777" w:rsidR="00923195" w:rsidRPr="00AC74BC" w:rsidRDefault="00923195" w:rsidP="00923195">
      <w:pPr>
        <w:tabs>
          <w:tab w:val="left" w:pos="4320"/>
        </w:tabs>
        <w:spacing w:line="276" w:lineRule="auto"/>
        <w:rPr>
          <w:b/>
          <w:sz w:val="22"/>
          <w:szCs w:val="22"/>
        </w:rPr>
      </w:pPr>
      <w:r w:rsidRPr="00AC74BC">
        <w:rPr>
          <w:b/>
          <w:sz w:val="22"/>
          <w:szCs w:val="22"/>
        </w:rPr>
        <w:t>Name:</w:t>
      </w:r>
      <w:r w:rsidRPr="00AC74BC">
        <w:rPr>
          <w:b/>
          <w:sz w:val="22"/>
          <w:szCs w:val="22"/>
        </w:rPr>
        <w:tab/>
      </w:r>
      <w:r>
        <w:rPr>
          <w:b/>
          <w:sz w:val="22"/>
          <w:szCs w:val="22"/>
        </w:rPr>
        <w:t xml:space="preserve">Mathew M. </w:t>
      </w:r>
      <w:proofErr w:type="spellStart"/>
      <w:r>
        <w:rPr>
          <w:b/>
          <w:sz w:val="22"/>
          <w:szCs w:val="22"/>
        </w:rPr>
        <w:t>Swinney</w:t>
      </w:r>
      <w:proofErr w:type="spellEnd"/>
      <w:r w:rsidR="002C305F">
        <w:rPr>
          <w:b/>
          <w:sz w:val="22"/>
          <w:szCs w:val="22"/>
        </w:rPr>
        <w:t xml:space="preserve"> </w:t>
      </w:r>
      <w:r w:rsidR="00BD1A70" w:rsidRPr="00BD1A70">
        <w:rPr>
          <w:sz w:val="22"/>
          <w:szCs w:val="22"/>
        </w:rPr>
        <w:t xml:space="preserve">(Male; </w:t>
      </w:r>
      <w:r w:rsidR="00BD1A70">
        <w:rPr>
          <w:sz w:val="22"/>
          <w:szCs w:val="22"/>
        </w:rPr>
        <w:t>White</w:t>
      </w:r>
      <w:r w:rsidR="00BD1A70" w:rsidRPr="00BD1A70">
        <w:rPr>
          <w:sz w:val="22"/>
          <w:szCs w:val="22"/>
        </w:rPr>
        <w:t>)</w:t>
      </w:r>
      <w:r w:rsidRPr="00AC74BC">
        <w:rPr>
          <w:b/>
          <w:sz w:val="22"/>
          <w:szCs w:val="22"/>
        </w:rPr>
        <w:tab/>
      </w:r>
      <w:r w:rsidRPr="00AC74BC">
        <w:rPr>
          <w:b/>
          <w:sz w:val="22"/>
          <w:szCs w:val="22"/>
        </w:rPr>
        <w:tab/>
      </w:r>
    </w:p>
    <w:p w14:paraId="76F08666" w14:textId="77777777" w:rsidR="00923195" w:rsidRPr="00AC74BC" w:rsidRDefault="00923195" w:rsidP="00923195">
      <w:pPr>
        <w:tabs>
          <w:tab w:val="left" w:pos="4320"/>
        </w:tabs>
        <w:spacing w:line="276" w:lineRule="auto"/>
        <w:ind w:left="4340" w:hanging="4340"/>
        <w:rPr>
          <w:sz w:val="22"/>
          <w:szCs w:val="22"/>
        </w:rPr>
      </w:pPr>
      <w:r w:rsidRPr="00AC74BC">
        <w:rPr>
          <w:sz w:val="22"/>
          <w:szCs w:val="22"/>
        </w:rPr>
        <w:t>Project Role:</w:t>
      </w:r>
      <w:r w:rsidRPr="00AC74BC">
        <w:rPr>
          <w:sz w:val="22"/>
          <w:szCs w:val="22"/>
        </w:rPr>
        <w:tab/>
      </w:r>
      <w:r w:rsidR="003213EE">
        <w:rPr>
          <w:sz w:val="22"/>
          <w:szCs w:val="22"/>
        </w:rPr>
        <w:t>Graduate</w:t>
      </w:r>
      <w:r w:rsidRPr="00AC74BC">
        <w:rPr>
          <w:sz w:val="22"/>
          <w:szCs w:val="22"/>
        </w:rPr>
        <w:t xml:space="preserve"> Student</w:t>
      </w:r>
      <w:r w:rsidR="003213EE">
        <w:rPr>
          <w:sz w:val="22"/>
          <w:szCs w:val="22"/>
        </w:rPr>
        <w:t xml:space="preserve"> Assistant of Research</w:t>
      </w:r>
      <w:r w:rsidRPr="00AC74BC">
        <w:rPr>
          <w:sz w:val="22"/>
          <w:szCs w:val="22"/>
        </w:rPr>
        <w:t xml:space="preserve">/ </w:t>
      </w:r>
      <w:proofErr w:type="spellStart"/>
      <w:r w:rsidRPr="00AC74BC">
        <w:rPr>
          <w:sz w:val="22"/>
          <w:szCs w:val="22"/>
        </w:rPr>
        <w:t>Neutronics</w:t>
      </w:r>
      <w:proofErr w:type="spellEnd"/>
      <w:r w:rsidRPr="00AC74BC">
        <w:rPr>
          <w:sz w:val="22"/>
          <w:szCs w:val="22"/>
        </w:rPr>
        <w:t xml:space="preserve"> and Uranium Irradiation team</w:t>
      </w:r>
      <w:r w:rsidRPr="00AC74BC">
        <w:rPr>
          <w:sz w:val="22"/>
          <w:szCs w:val="22"/>
        </w:rPr>
        <w:tab/>
      </w:r>
    </w:p>
    <w:p w14:paraId="0460F623" w14:textId="0516A665" w:rsidR="00923195" w:rsidRPr="00AC74BC" w:rsidRDefault="00923195" w:rsidP="003213EE">
      <w:pPr>
        <w:tabs>
          <w:tab w:val="left" w:pos="4320"/>
        </w:tabs>
        <w:spacing w:line="276" w:lineRule="auto"/>
        <w:ind w:left="4326" w:hanging="4326"/>
        <w:rPr>
          <w:sz w:val="22"/>
          <w:szCs w:val="22"/>
        </w:rPr>
      </w:pPr>
      <w:r w:rsidRPr="00AC74BC">
        <w:rPr>
          <w:sz w:val="22"/>
          <w:szCs w:val="22"/>
        </w:rPr>
        <w:t>Nearest person months worked:</w:t>
      </w:r>
      <w:r w:rsidRPr="00AC74BC">
        <w:rPr>
          <w:sz w:val="22"/>
          <w:szCs w:val="22"/>
        </w:rPr>
        <w:tab/>
      </w:r>
      <w:r w:rsidR="00007106">
        <w:rPr>
          <w:sz w:val="22"/>
          <w:szCs w:val="22"/>
        </w:rPr>
        <w:t>1</w:t>
      </w:r>
      <w:r>
        <w:rPr>
          <w:sz w:val="22"/>
          <w:szCs w:val="22"/>
        </w:rPr>
        <w:t>.0</w:t>
      </w:r>
      <w:r w:rsidRPr="00AC74BC">
        <w:rPr>
          <w:sz w:val="22"/>
          <w:szCs w:val="22"/>
        </w:rPr>
        <w:t xml:space="preserve"> </w:t>
      </w:r>
      <w:r w:rsidR="00EC2466">
        <w:rPr>
          <w:sz w:val="22"/>
          <w:szCs w:val="22"/>
        </w:rPr>
        <w:t>Full Time Equivalent Months</w:t>
      </w:r>
      <w:r w:rsidR="00EC2466" w:rsidRPr="007C2352">
        <w:rPr>
          <w:b/>
          <w:sz w:val="22"/>
          <w:szCs w:val="22"/>
        </w:rPr>
        <w:t xml:space="preserve"> </w:t>
      </w:r>
      <w:r w:rsidRPr="007C2352">
        <w:rPr>
          <w:b/>
          <w:sz w:val="22"/>
          <w:szCs w:val="22"/>
        </w:rPr>
        <w:t>DHS Contract</w:t>
      </w:r>
      <w:r w:rsidRPr="00AC74BC">
        <w:rPr>
          <w:sz w:val="22"/>
          <w:szCs w:val="22"/>
        </w:rPr>
        <w:tab/>
      </w:r>
    </w:p>
    <w:p w14:paraId="16CF5297" w14:textId="77777777" w:rsidR="00923195" w:rsidRDefault="00923195" w:rsidP="00923195">
      <w:pPr>
        <w:tabs>
          <w:tab w:val="left" w:pos="4320"/>
        </w:tabs>
        <w:spacing w:line="276" w:lineRule="auto"/>
        <w:ind w:left="4340" w:hanging="4340"/>
        <w:rPr>
          <w:sz w:val="22"/>
          <w:szCs w:val="22"/>
        </w:rPr>
      </w:pPr>
      <w:r w:rsidRPr="00AC74BC">
        <w:rPr>
          <w:sz w:val="22"/>
          <w:szCs w:val="22"/>
        </w:rPr>
        <w:t>Contribution to Project:</w:t>
      </w:r>
      <w:r w:rsidRPr="00AC74BC">
        <w:rPr>
          <w:sz w:val="22"/>
          <w:szCs w:val="22"/>
        </w:rPr>
        <w:tab/>
        <w:t xml:space="preserve">Reactor core model development for </w:t>
      </w:r>
      <w:proofErr w:type="spellStart"/>
      <w:r w:rsidRPr="00AC74BC">
        <w:rPr>
          <w:sz w:val="22"/>
          <w:szCs w:val="22"/>
        </w:rPr>
        <w:t>neutronics</w:t>
      </w:r>
      <w:proofErr w:type="spellEnd"/>
      <w:r w:rsidRPr="00AC74BC">
        <w:rPr>
          <w:sz w:val="22"/>
          <w:szCs w:val="22"/>
        </w:rPr>
        <w:t xml:space="preserve"> and b</w:t>
      </w:r>
      <w:r w:rsidR="003213EE">
        <w:rPr>
          <w:sz w:val="22"/>
          <w:szCs w:val="22"/>
        </w:rPr>
        <w:t>urnup analysis using MCNPX code for ORNL-HFIR;</w:t>
      </w:r>
    </w:p>
    <w:p w14:paraId="2AA03556" w14:textId="77777777" w:rsidR="003213EE" w:rsidRPr="00AC74BC" w:rsidRDefault="003213EE" w:rsidP="00923195">
      <w:pPr>
        <w:tabs>
          <w:tab w:val="left" w:pos="4320"/>
        </w:tabs>
        <w:spacing w:line="276" w:lineRule="auto"/>
        <w:ind w:left="4340" w:hanging="4340"/>
        <w:rPr>
          <w:sz w:val="22"/>
          <w:szCs w:val="22"/>
        </w:rPr>
      </w:pPr>
      <w:r>
        <w:rPr>
          <w:sz w:val="22"/>
          <w:szCs w:val="22"/>
        </w:rPr>
        <w:lastRenderedPageBreak/>
        <w:tab/>
      </w:r>
      <w:r>
        <w:rPr>
          <w:sz w:val="22"/>
          <w:szCs w:val="22"/>
        </w:rPr>
        <w:tab/>
        <w:t>Nondestructive Gamma Spectrometry of irradiated UO</w:t>
      </w:r>
      <w:r w:rsidRPr="001032BF">
        <w:rPr>
          <w:sz w:val="22"/>
          <w:szCs w:val="22"/>
          <w:vertAlign w:val="subscript"/>
        </w:rPr>
        <w:t>2</w:t>
      </w:r>
      <w:r>
        <w:rPr>
          <w:sz w:val="22"/>
          <w:szCs w:val="22"/>
        </w:rPr>
        <w:t xml:space="preserve"> pellets and Gamma Spectrometry of PUREX solutions </w:t>
      </w:r>
    </w:p>
    <w:p w14:paraId="5F2AECD9" w14:textId="77777777" w:rsidR="00923195" w:rsidRDefault="00923195" w:rsidP="00F73F17">
      <w:pPr>
        <w:tabs>
          <w:tab w:val="left" w:pos="4320"/>
        </w:tabs>
        <w:spacing w:line="276" w:lineRule="auto"/>
        <w:rPr>
          <w:b/>
          <w:sz w:val="22"/>
          <w:szCs w:val="22"/>
        </w:rPr>
      </w:pPr>
    </w:p>
    <w:p w14:paraId="39531B39" w14:textId="7F3C6D1D" w:rsidR="005537E5" w:rsidRPr="00AC74BC" w:rsidRDefault="005537E5" w:rsidP="005537E5">
      <w:pPr>
        <w:tabs>
          <w:tab w:val="left" w:pos="4320"/>
        </w:tabs>
        <w:spacing w:line="276" w:lineRule="auto"/>
        <w:rPr>
          <w:b/>
          <w:sz w:val="22"/>
          <w:szCs w:val="22"/>
        </w:rPr>
      </w:pPr>
      <w:r w:rsidRPr="00AC74BC">
        <w:rPr>
          <w:b/>
          <w:sz w:val="22"/>
          <w:szCs w:val="22"/>
        </w:rPr>
        <w:t>Name:</w:t>
      </w:r>
      <w:r w:rsidRPr="00AC74BC">
        <w:rPr>
          <w:b/>
          <w:sz w:val="22"/>
          <w:szCs w:val="22"/>
        </w:rPr>
        <w:tab/>
      </w:r>
      <w:r>
        <w:rPr>
          <w:b/>
          <w:sz w:val="22"/>
          <w:szCs w:val="22"/>
        </w:rPr>
        <w:t xml:space="preserve">Jarrod Allred </w:t>
      </w:r>
      <w:r w:rsidRPr="00BD1A70">
        <w:rPr>
          <w:sz w:val="22"/>
          <w:szCs w:val="22"/>
        </w:rPr>
        <w:t xml:space="preserve">(Male; </w:t>
      </w:r>
      <w:r>
        <w:rPr>
          <w:sz w:val="22"/>
          <w:szCs w:val="22"/>
        </w:rPr>
        <w:t>White</w:t>
      </w:r>
      <w:r w:rsidRPr="00BD1A70">
        <w:rPr>
          <w:sz w:val="22"/>
          <w:szCs w:val="22"/>
        </w:rPr>
        <w:t>)</w:t>
      </w:r>
    </w:p>
    <w:p w14:paraId="01E40B82" w14:textId="77777777" w:rsidR="005537E5" w:rsidRDefault="005537E5" w:rsidP="005537E5">
      <w:pPr>
        <w:tabs>
          <w:tab w:val="left" w:pos="4320"/>
        </w:tabs>
        <w:spacing w:line="276" w:lineRule="auto"/>
        <w:ind w:left="4340" w:hanging="4340"/>
        <w:rPr>
          <w:sz w:val="22"/>
          <w:szCs w:val="22"/>
        </w:rPr>
      </w:pPr>
      <w:r w:rsidRPr="00AC74BC">
        <w:rPr>
          <w:sz w:val="22"/>
          <w:szCs w:val="22"/>
        </w:rPr>
        <w:t>Project Role:</w:t>
      </w:r>
      <w:r w:rsidRPr="00AC74BC">
        <w:rPr>
          <w:sz w:val="22"/>
          <w:szCs w:val="22"/>
        </w:rPr>
        <w:tab/>
      </w:r>
      <w:r>
        <w:rPr>
          <w:sz w:val="22"/>
          <w:szCs w:val="22"/>
        </w:rPr>
        <w:t>Graduate Student on an Hourly basis</w:t>
      </w:r>
    </w:p>
    <w:p w14:paraId="444826A9" w14:textId="4B39B428" w:rsidR="005537E5" w:rsidRPr="00AC74BC" w:rsidRDefault="005537E5" w:rsidP="005537E5">
      <w:pPr>
        <w:tabs>
          <w:tab w:val="left" w:pos="4320"/>
        </w:tabs>
        <w:spacing w:line="276" w:lineRule="auto"/>
        <w:ind w:left="4340" w:hanging="4340"/>
        <w:rPr>
          <w:sz w:val="22"/>
          <w:szCs w:val="22"/>
        </w:rPr>
      </w:pPr>
      <w:r>
        <w:rPr>
          <w:sz w:val="22"/>
          <w:szCs w:val="22"/>
        </w:rPr>
        <w:tab/>
      </w:r>
      <w:r w:rsidRPr="00AC74BC">
        <w:rPr>
          <w:sz w:val="22"/>
          <w:szCs w:val="22"/>
        </w:rPr>
        <w:t>Chemical and Forensics Analysis Team</w:t>
      </w:r>
      <w:r w:rsidRPr="00AC74BC">
        <w:rPr>
          <w:sz w:val="22"/>
          <w:szCs w:val="22"/>
        </w:rPr>
        <w:tab/>
      </w:r>
      <w:r w:rsidRPr="00AC74BC">
        <w:rPr>
          <w:sz w:val="22"/>
          <w:szCs w:val="22"/>
        </w:rPr>
        <w:tab/>
      </w:r>
    </w:p>
    <w:p w14:paraId="1EFFE9C7" w14:textId="355DC15B" w:rsidR="005537E5" w:rsidRPr="00AC74BC" w:rsidRDefault="005537E5" w:rsidP="005537E5">
      <w:pPr>
        <w:tabs>
          <w:tab w:val="left" w:pos="4320"/>
        </w:tabs>
        <w:spacing w:line="276" w:lineRule="auto"/>
        <w:ind w:left="4340" w:hanging="4340"/>
        <w:rPr>
          <w:sz w:val="22"/>
          <w:szCs w:val="22"/>
        </w:rPr>
      </w:pPr>
      <w:r w:rsidRPr="00AC74BC">
        <w:rPr>
          <w:sz w:val="22"/>
          <w:szCs w:val="22"/>
        </w:rPr>
        <w:t>Nearest person months worked:</w:t>
      </w:r>
      <w:r w:rsidRPr="00AC74BC">
        <w:rPr>
          <w:sz w:val="22"/>
          <w:szCs w:val="22"/>
        </w:rPr>
        <w:tab/>
      </w:r>
      <w:r>
        <w:rPr>
          <w:sz w:val="22"/>
          <w:szCs w:val="22"/>
        </w:rPr>
        <w:t>0.1</w:t>
      </w:r>
      <w:r w:rsidRPr="00AC74BC">
        <w:rPr>
          <w:sz w:val="22"/>
          <w:szCs w:val="22"/>
        </w:rPr>
        <w:t xml:space="preserve"> months</w:t>
      </w:r>
      <w:r>
        <w:rPr>
          <w:sz w:val="22"/>
          <w:szCs w:val="22"/>
        </w:rPr>
        <w:t xml:space="preserve"> </w:t>
      </w:r>
      <w:r w:rsidRPr="00142738">
        <w:rPr>
          <w:b/>
          <w:sz w:val="22"/>
          <w:szCs w:val="22"/>
        </w:rPr>
        <w:t>DHS Contract</w:t>
      </w:r>
    </w:p>
    <w:p w14:paraId="5AB83C9A" w14:textId="77777777" w:rsidR="005537E5" w:rsidRPr="00AC74BC" w:rsidRDefault="005537E5" w:rsidP="005537E5">
      <w:pPr>
        <w:tabs>
          <w:tab w:val="left" w:pos="4320"/>
        </w:tabs>
        <w:spacing w:line="276" w:lineRule="auto"/>
        <w:ind w:left="4340" w:hanging="4340"/>
        <w:rPr>
          <w:sz w:val="22"/>
          <w:szCs w:val="22"/>
        </w:rPr>
      </w:pPr>
      <w:r w:rsidRPr="00AC74BC">
        <w:rPr>
          <w:sz w:val="22"/>
          <w:szCs w:val="22"/>
        </w:rPr>
        <w:t>Contribution to Project:</w:t>
      </w:r>
      <w:r w:rsidRPr="00AC74BC">
        <w:rPr>
          <w:sz w:val="22"/>
          <w:szCs w:val="22"/>
        </w:rPr>
        <w:tab/>
      </w:r>
      <w:r>
        <w:rPr>
          <w:sz w:val="22"/>
          <w:szCs w:val="22"/>
        </w:rPr>
        <w:t>PUREX chemical experiments at hot cell and glove box</w:t>
      </w:r>
      <w:r w:rsidRPr="00AC74BC">
        <w:rPr>
          <w:sz w:val="22"/>
          <w:szCs w:val="22"/>
        </w:rPr>
        <w:t>.</w:t>
      </w:r>
    </w:p>
    <w:p w14:paraId="5BC97909" w14:textId="77777777" w:rsidR="00E84B1D" w:rsidRDefault="00E84B1D" w:rsidP="00E84B1D">
      <w:pPr>
        <w:tabs>
          <w:tab w:val="left" w:pos="4320"/>
        </w:tabs>
        <w:spacing w:line="276" w:lineRule="auto"/>
        <w:rPr>
          <w:b/>
          <w:sz w:val="22"/>
          <w:szCs w:val="22"/>
        </w:rPr>
      </w:pPr>
    </w:p>
    <w:p w14:paraId="3B492D6F" w14:textId="71483517" w:rsidR="004A14D7" w:rsidRDefault="004A14D7">
      <w:pPr>
        <w:rPr>
          <w:b/>
          <w:bCs/>
          <w:sz w:val="22"/>
          <w:szCs w:val="22"/>
          <w:lang w:val="en-CA"/>
        </w:rPr>
      </w:pPr>
      <w:r>
        <w:rPr>
          <w:b/>
          <w:bCs/>
          <w:sz w:val="22"/>
          <w:szCs w:val="22"/>
          <w:lang w:val="en-CA"/>
        </w:rPr>
        <w:t>Other students/faculty/staff supported under this project</w:t>
      </w:r>
      <w:r w:rsidR="00007106">
        <w:rPr>
          <w:b/>
          <w:bCs/>
          <w:sz w:val="22"/>
          <w:szCs w:val="22"/>
          <w:lang w:val="en-CA"/>
        </w:rPr>
        <w:t xml:space="preserve"> previously</w:t>
      </w:r>
      <w:r>
        <w:rPr>
          <w:b/>
          <w:bCs/>
          <w:sz w:val="22"/>
          <w:szCs w:val="22"/>
          <w:lang w:val="en-CA"/>
        </w:rPr>
        <w:t>:</w:t>
      </w:r>
    </w:p>
    <w:p w14:paraId="0160D146" w14:textId="77777777" w:rsidR="004A14D7" w:rsidRDefault="004A14D7">
      <w:pPr>
        <w:rPr>
          <w:b/>
          <w:bCs/>
          <w:sz w:val="22"/>
          <w:szCs w:val="22"/>
          <w:lang w:val="en-CA"/>
        </w:rPr>
      </w:pPr>
    </w:p>
    <w:p w14:paraId="7A491BA8" w14:textId="77777777" w:rsidR="004A14D7" w:rsidRPr="00AC74BC" w:rsidRDefault="004A14D7" w:rsidP="004A14D7">
      <w:pPr>
        <w:tabs>
          <w:tab w:val="left" w:pos="4320"/>
        </w:tabs>
        <w:spacing w:line="276" w:lineRule="auto"/>
        <w:rPr>
          <w:b/>
          <w:sz w:val="22"/>
          <w:szCs w:val="22"/>
        </w:rPr>
      </w:pPr>
      <w:r w:rsidRPr="00AC74BC">
        <w:rPr>
          <w:b/>
          <w:sz w:val="22"/>
          <w:szCs w:val="22"/>
        </w:rPr>
        <w:t>Jeremy M. Osborn</w:t>
      </w:r>
      <w:r>
        <w:rPr>
          <w:b/>
          <w:sz w:val="22"/>
          <w:szCs w:val="22"/>
        </w:rPr>
        <w:t xml:space="preserve"> </w:t>
      </w:r>
      <w:r w:rsidRPr="00BD1A70">
        <w:rPr>
          <w:sz w:val="22"/>
          <w:szCs w:val="22"/>
        </w:rPr>
        <w:t xml:space="preserve">(Male; </w:t>
      </w:r>
      <w:r>
        <w:rPr>
          <w:sz w:val="22"/>
          <w:szCs w:val="22"/>
        </w:rPr>
        <w:t>White</w:t>
      </w:r>
      <w:r w:rsidRPr="00BD1A70">
        <w:rPr>
          <w:sz w:val="22"/>
          <w:szCs w:val="22"/>
        </w:rPr>
        <w:t>)</w:t>
      </w:r>
      <w:r>
        <w:rPr>
          <w:sz w:val="22"/>
          <w:szCs w:val="22"/>
        </w:rPr>
        <w:t xml:space="preserve">: </w:t>
      </w:r>
      <w:r w:rsidR="002C305F">
        <w:rPr>
          <w:sz w:val="22"/>
          <w:szCs w:val="22"/>
        </w:rPr>
        <w:t>Previously as an undergraduate s</w:t>
      </w:r>
      <w:r>
        <w:rPr>
          <w:sz w:val="22"/>
          <w:szCs w:val="22"/>
        </w:rPr>
        <w:t>tudent</w:t>
      </w:r>
    </w:p>
    <w:p w14:paraId="61B6E2D5" w14:textId="77777777" w:rsidR="004A14D7" w:rsidRDefault="004A14D7">
      <w:pPr>
        <w:rPr>
          <w:b/>
          <w:bCs/>
          <w:sz w:val="22"/>
          <w:szCs w:val="22"/>
          <w:lang w:val="en-CA"/>
        </w:rPr>
      </w:pPr>
      <w:r w:rsidRPr="00AC74BC">
        <w:rPr>
          <w:b/>
          <w:sz w:val="22"/>
          <w:szCs w:val="22"/>
        </w:rPr>
        <w:t>Taylor M. Coles</w:t>
      </w:r>
      <w:r>
        <w:rPr>
          <w:b/>
          <w:sz w:val="22"/>
          <w:szCs w:val="22"/>
        </w:rPr>
        <w:t xml:space="preserve"> </w:t>
      </w:r>
      <w:r w:rsidRPr="00BD1A70">
        <w:rPr>
          <w:sz w:val="22"/>
          <w:szCs w:val="22"/>
        </w:rPr>
        <w:t>(</w:t>
      </w:r>
      <w:r>
        <w:rPr>
          <w:sz w:val="22"/>
          <w:szCs w:val="22"/>
        </w:rPr>
        <w:t>Fem</w:t>
      </w:r>
      <w:r w:rsidRPr="00BD1A70">
        <w:rPr>
          <w:sz w:val="22"/>
          <w:szCs w:val="22"/>
        </w:rPr>
        <w:t xml:space="preserve">ale; </w:t>
      </w:r>
      <w:r>
        <w:rPr>
          <w:sz w:val="22"/>
          <w:szCs w:val="22"/>
        </w:rPr>
        <w:t>White</w:t>
      </w:r>
      <w:r w:rsidRPr="00BD1A70">
        <w:rPr>
          <w:sz w:val="22"/>
          <w:szCs w:val="22"/>
        </w:rPr>
        <w:t>)</w:t>
      </w:r>
      <w:r>
        <w:rPr>
          <w:sz w:val="22"/>
          <w:szCs w:val="22"/>
        </w:rPr>
        <w:t xml:space="preserve">: </w:t>
      </w:r>
      <w:r w:rsidR="002C305F">
        <w:rPr>
          <w:sz w:val="22"/>
          <w:szCs w:val="22"/>
        </w:rPr>
        <w:t>Previously as an undergraduate s</w:t>
      </w:r>
      <w:r>
        <w:rPr>
          <w:sz w:val="22"/>
          <w:szCs w:val="22"/>
        </w:rPr>
        <w:t>tudent</w:t>
      </w:r>
    </w:p>
    <w:p w14:paraId="3DB0A2BA" w14:textId="66BB0258" w:rsidR="005537E5" w:rsidRPr="00AC74BC" w:rsidRDefault="005537E5" w:rsidP="005537E5">
      <w:pPr>
        <w:tabs>
          <w:tab w:val="left" w:pos="4320"/>
        </w:tabs>
        <w:spacing w:line="276" w:lineRule="auto"/>
        <w:rPr>
          <w:b/>
          <w:sz w:val="22"/>
          <w:szCs w:val="22"/>
        </w:rPr>
      </w:pPr>
      <w:r w:rsidRPr="00AC74BC">
        <w:rPr>
          <w:b/>
          <w:sz w:val="22"/>
          <w:szCs w:val="22"/>
        </w:rPr>
        <w:t>Jeremy M. Osborn</w:t>
      </w:r>
      <w:r>
        <w:rPr>
          <w:b/>
          <w:sz w:val="22"/>
          <w:szCs w:val="22"/>
        </w:rPr>
        <w:t xml:space="preserve"> </w:t>
      </w:r>
      <w:r w:rsidRPr="00BD1A70">
        <w:rPr>
          <w:sz w:val="22"/>
          <w:szCs w:val="22"/>
        </w:rPr>
        <w:t xml:space="preserve">(Male; </w:t>
      </w:r>
      <w:r>
        <w:rPr>
          <w:sz w:val="22"/>
          <w:szCs w:val="22"/>
        </w:rPr>
        <w:t>White</w:t>
      </w:r>
      <w:r w:rsidRPr="00BD1A70">
        <w:rPr>
          <w:sz w:val="22"/>
          <w:szCs w:val="22"/>
        </w:rPr>
        <w:t>)</w:t>
      </w:r>
      <w:r>
        <w:rPr>
          <w:sz w:val="22"/>
          <w:szCs w:val="22"/>
        </w:rPr>
        <w:t>: Previously as a graduate student</w:t>
      </w:r>
    </w:p>
    <w:p w14:paraId="1A349E38" w14:textId="77777777" w:rsidR="005537E5" w:rsidRDefault="005537E5" w:rsidP="005537E5">
      <w:pPr>
        <w:rPr>
          <w:bCs/>
          <w:sz w:val="22"/>
          <w:szCs w:val="22"/>
          <w:lang w:val="en-CA"/>
        </w:rPr>
      </w:pPr>
      <w:proofErr w:type="spellStart"/>
      <w:r w:rsidRPr="00A74694">
        <w:rPr>
          <w:b/>
          <w:bCs/>
          <w:sz w:val="22"/>
          <w:szCs w:val="22"/>
          <w:lang w:val="en-CA"/>
        </w:rPr>
        <w:t>Kirrah</w:t>
      </w:r>
      <w:proofErr w:type="spellEnd"/>
      <w:r w:rsidRPr="00A74694">
        <w:rPr>
          <w:b/>
          <w:bCs/>
          <w:sz w:val="22"/>
          <w:szCs w:val="22"/>
          <w:lang w:val="en-CA"/>
        </w:rPr>
        <w:t xml:space="preserve"> Jones</w:t>
      </w:r>
      <w:r>
        <w:rPr>
          <w:bCs/>
          <w:sz w:val="22"/>
          <w:szCs w:val="22"/>
          <w:lang w:val="en-CA"/>
        </w:rPr>
        <w:t xml:space="preserve"> (</w:t>
      </w:r>
      <w:proofErr w:type="spellStart"/>
      <w:r>
        <w:rPr>
          <w:bCs/>
          <w:sz w:val="22"/>
          <w:szCs w:val="22"/>
          <w:lang w:val="en-CA"/>
        </w:rPr>
        <w:t>Female;African-American</w:t>
      </w:r>
      <w:proofErr w:type="spellEnd"/>
      <w:r>
        <w:rPr>
          <w:bCs/>
          <w:sz w:val="22"/>
          <w:szCs w:val="22"/>
          <w:lang w:val="en-CA"/>
        </w:rPr>
        <w:t>): Graduate Student</w:t>
      </w:r>
    </w:p>
    <w:p w14:paraId="531A0486" w14:textId="77777777" w:rsidR="005537E5" w:rsidRDefault="005537E5" w:rsidP="005537E5">
      <w:pPr>
        <w:rPr>
          <w:bCs/>
          <w:sz w:val="22"/>
          <w:szCs w:val="22"/>
          <w:lang w:val="en-CA"/>
        </w:rPr>
      </w:pPr>
      <w:r>
        <w:rPr>
          <w:b/>
          <w:sz w:val="22"/>
          <w:szCs w:val="22"/>
        </w:rPr>
        <w:t xml:space="preserve">Paul Mendoza </w:t>
      </w:r>
      <w:r w:rsidRPr="004A14D7">
        <w:rPr>
          <w:bCs/>
          <w:sz w:val="22"/>
          <w:szCs w:val="22"/>
          <w:lang w:val="en-CA"/>
        </w:rPr>
        <w:t>(Male; Hispanic): Graduate Student</w:t>
      </w:r>
    </w:p>
    <w:p w14:paraId="3C5F8972" w14:textId="6FA69259" w:rsidR="005537E5" w:rsidRDefault="005537E5" w:rsidP="005537E5">
      <w:pPr>
        <w:rPr>
          <w:b/>
          <w:bCs/>
          <w:sz w:val="22"/>
          <w:szCs w:val="22"/>
          <w:lang w:val="en-CA"/>
        </w:rPr>
      </w:pPr>
      <w:r w:rsidRPr="00AC74BC">
        <w:rPr>
          <w:b/>
          <w:sz w:val="22"/>
          <w:szCs w:val="22"/>
        </w:rPr>
        <w:t>Taylor M. Coles</w:t>
      </w:r>
      <w:r>
        <w:rPr>
          <w:b/>
          <w:sz w:val="22"/>
          <w:szCs w:val="22"/>
        </w:rPr>
        <w:t xml:space="preserve"> </w:t>
      </w:r>
      <w:r w:rsidRPr="00BD1A70">
        <w:rPr>
          <w:sz w:val="22"/>
          <w:szCs w:val="22"/>
        </w:rPr>
        <w:t>(</w:t>
      </w:r>
      <w:r>
        <w:rPr>
          <w:sz w:val="22"/>
          <w:szCs w:val="22"/>
        </w:rPr>
        <w:t>Fem</w:t>
      </w:r>
      <w:r w:rsidRPr="00BD1A70">
        <w:rPr>
          <w:sz w:val="22"/>
          <w:szCs w:val="22"/>
        </w:rPr>
        <w:t xml:space="preserve">ale; </w:t>
      </w:r>
      <w:r>
        <w:rPr>
          <w:sz w:val="22"/>
          <w:szCs w:val="22"/>
        </w:rPr>
        <w:t>White</w:t>
      </w:r>
      <w:r w:rsidRPr="00BD1A70">
        <w:rPr>
          <w:sz w:val="22"/>
          <w:szCs w:val="22"/>
        </w:rPr>
        <w:t>)</w:t>
      </w:r>
      <w:r>
        <w:rPr>
          <w:sz w:val="22"/>
          <w:szCs w:val="22"/>
        </w:rPr>
        <w:t>: Previously as a graduate student</w:t>
      </w:r>
    </w:p>
    <w:p w14:paraId="4028F2D9" w14:textId="77777777" w:rsidR="004A14D7" w:rsidRPr="00AC74BC" w:rsidRDefault="004A14D7" w:rsidP="004A14D7">
      <w:pPr>
        <w:tabs>
          <w:tab w:val="left" w:pos="4320"/>
        </w:tabs>
        <w:spacing w:line="276" w:lineRule="auto"/>
        <w:rPr>
          <w:b/>
          <w:sz w:val="22"/>
          <w:szCs w:val="22"/>
        </w:rPr>
      </w:pPr>
      <w:r>
        <w:rPr>
          <w:b/>
          <w:bCs/>
          <w:sz w:val="22"/>
          <w:szCs w:val="22"/>
          <w:lang w:val="en-CA"/>
        </w:rPr>
        <w:t xml:space="preserve">Adam </w:t>
      </w:r>
      <w:proofErr w:type="spellStart"/>
      <w:r>
        <w:rPr>
          <w:b/>
          <w:bCs/>
          <w:sz w:val="22"/>
          <w:szCs w:val="22"/>
          <w:lang w:val="en-CA"/>
        </w:rPr>
        <w:t>Parkison</w:t>
      </w:r>
      <w:proofErr w:type="spellEnd"/>
      <w:r>
        <w:rPr>
          <w:b/>
          <w:bCs/>
          <w:sz w:val="22"/>
          <w:szCs w:val="22"/>
          <w:lang w:val="en-CA"/>
        </w:rPr>
        <w:t xml:space="preserve"> </w:t>
      </w:r>
      <w:r w:rsidRPr="00BD1A70">
        <w:rPr>
          <w:sz w:val="22"/>
          <w:szCs w:val="22"/>
        </w:rPr>
        <w:t xml:space="preserve">(Male; </w:t>
      </w:r>
      <w:r>
        <w:rPr>
          <w:sz w:val="22"/>
          <w:szCs w:val="22"/>
        </w:rPr>
        <w:t>White</w:t>
      </w:r>
      <w:r w:rsidRPr="00BD1A70">
        <w:rPr>
          <w:sz w:val="22"/>
          <w:szCs w:val="22"/>
        </w:rPr>
        <w:t>)</w:t>
      </w:r>
      <w:r>
        <w:rPr>
          <w:sz w:val="22"/>
          <w:szCs w:val="22"/>
        </w:rPr>
        <w:t>: Graduate Student</w:t>
      </w:r>
    </w:p>
    <w:p w14:paraId="529FD53F" w14:textId="77777777" w:rsidR="005537E5" w:rsidRDefault="004A14D7" w:rsidP="009C455C">
      <w:pPr>
        <w:rPr>
          <w:bCs/>
          <w:sz w:val="22"/>
          <w:szCs w:val="22"/>
          <w:lang w:val="en-CA"/>
        </w:rPr>
      </w:pPr>
      <w:r>
        <w:rPr>
          <w:b/>
          <w:bCs/>
          <w:sz w:val="22"/>
          <w:szCs w:val="22"/>
          <w:lang w:val="en-CA"/>
        </w:rPr>
        <w:t xml:space="preserve">Claudio </w:t>
      </w:r>
      <w:proofErr w:type="spellStart"/>
      <w:r>
        <w:rPr>
          <w:b/>
          <w:bCs/>
          <w:sz w:val="22"/>
          <w:szCs w:val="22"/>
          <w:lang w:val="en-CA"/>
        </w:rPr>
        <w:t>Gariazzo</w:t>
      </w:r>
      <w:proofErr w:type="spellEnd"/>
      <w:r>
        <w:rPr>
          <w:b/>
          <w:bCs/>
          <w:sz w:val="22"/>
          <w:szCs w:val="22"/>
          <w:lang w:val="en-CA"/>
        </w:rPr>
        <w:t xml:space="preserve"> </w:t>
      </w:r>
      <w:r w:rsidRPr="004A14D7">
        <w:rPr>
          <w:bCs/>
          <w:sz w:val="22"/>
          <w:szCs w:val="22"/>
          <w:lang w:val="en-CA"/>
        </w:rPr>
        <w:t>(Male; Hispanic): Graduate Student</w:t>
      </w:r>
    </w:p>
    <w:p w14:paraId="736C3B87" w14:textId="77777777" w:rsidR="005537E5" w:rsidRDefault="005537E5">
      <w:pPr>
        <w:rPr>
          <w:b/>
          <w:bCs/>
          <w:sz w:val="22"/>
          <w:szCs w:val="22"/>
          <w:lang w:val="en-CA"/>
        </w:rPr>
      </w:pPr>
      <w:r>
        <w:rPr>
          <w:b/>
          <w:bCs/>
          <w:sz w:val="22"/>
          <w:szCs w:val="22"/>
          <w:lang w:val="en-CA"/>
        </w:rPr>
        <w:br w:type="page"/>
      </w:r>
    </w:p>
    <w:p w14:paraId="7DF95721" w14:textId="282C6FDC" w:rsidR="001C377E" w:rsidRPr="0045012D" w:rsidRDefault="001C377E" w:rsidP="009C455C">
      <w:pPr>
        <w:rPr>
          <w:rFonts w:ascii="Arial" w:hAnsi="Arial" w:cs="Arial"/>
          <w:sz w:val="28"/>
          <w:szCs w:val="28"/>
          <w:lang w:val="en-CA"/>
        </w:rPr>
      </w:pPr>
      <w:r w:rsidRPr="00313FC5">
        <w:rPr>
          <w:rFonts w:ascii="Arial" w:hAnsi="Arial" w:cs="Arial"/>
          <w:b/>
          <w:bCs/>
          <w:sz w:val="28"/>
          <w:szCs w:val="28"/>
          <w:highlight w:val="yellow"/>
          <w:lang w:val="en-CA"/>
        </w:rPr>
        <w:lastRenderedPageBreak/>
        <w:t>E.  Budget Summary</w:t>
      </w:r>
    </w:p>
    <w:p w14:paraId="61908732" w14:textId="77777777" w:rsidR="001C377E" w:rsidRDefault="001C377E" w:rsidP="00096F33">
      <w:pPr>
        <w:spacing w:after="240"/>
        <w:ind w:left="450"/>
        <w:jc w:val="both"/>
        <w:rPr>
          <w:color w:val="000000"/>
        </w:rPr>
      </w:pPr>
      <w:r>
        <w:rPr>
          <w:color w:val="000000"/>
        </w:rPr>
        <w:t>Current budget figures on the requested template follow.</w:t>
      </w:r>
    </w:p>
    <w:p w14:paraId="009F6CE6" w14:textId="77777777" w:rsidR="001C377E" w:rsidRDefault="001C377E" w:rsidP="00096F33">
      <w:pPr>
        <w:spacing w:after="240"/>
        <w:ind w:left="450"/>
        <w:jc w:val="both"/>
        <w:rPr>
          <w:color w:val="000000"/>
        </w:rPr>
      </w:pPr>
    </w:p>
    <w:p w14:paraId="7F215DF6" w14:textId="328EB144" w:rsidR="001C377E" w:rsidRDefault="00A56AD3" w:rsidP="00096F33">
      <w:pPr>
        <w:spacing w:after="240"/>
        <w:ind w:left="450"/>
        <w:jc w:val="both"/>
        <w:rPr>
          <w:color w:val="000000"/>
        </w:rPr>
      </w:pPr>
      <w:r>
        <w:rPr>
          <w:color w:val="000000"/>
        </w:rPr>
        <w:t>Current (third FY</w:t>
      </w:r>
      <w:r w:rsidR="001C377E">
        <w:rPr>
          <w:color w:val="000000"/>
        </w:rPr>
        <w:t>) DHS contract budget is given in pages 1</w:t>
      </w:r>
      <w:r w:rsidR="007D6E0C">
        <w:rPr>
          <w:color w:val="000000"/>
        </w:rPr>
        <w:t>7</w:t>
      </w:r>
      <w:r w:rsidR="001C377E">
        <w:rPr>
          <w:color w:val="000000"/>
        </w:rPr>
        <w:t>, 1</w:t>
      </w:r>
      <w:r w:rsidR="007D6E0C">
        <w:rPr>
          <w:color w:val="000000"/>
        </w:rPr>
        <w:t>8</w:t>
      </w:r>
      <w:r w:rsidR="001C377E">
        <w:rPr>
          <w:color w:val="000000"/>
        </w:rPr>
        <w:t>, 1</w:t>
      </w:r>
      <w:r w:rsidR="007D6E0C">
        <w:rPr>
          <w:color w:val="000000"/>
        </w:rPr>
        <w:t>9</w:t>
      </w:r>
    </w:p>
    <w:p w14:paraId="3E1E9F3A" w14:textId="21A0BD61" w:rsidR="00E65223" w:rsidRDefault="00E65223" w:rsidP="00E65223">
      <w:pPr>
        <w:spacing w:after="240"/>
        <w:ind w:left="450"/>
        <w:jc w:val="both"/>
        <w:rPr>
          <w:color w:val="000000"/>
        </w:rPr>
      </w:pPr>
      <w:r>
        <w:rPr>
          <w:color w:val="000000"/>
        </w:rPr>
        <w:t xml:space="preserve">Second fiscal year DHS grant budget is given in pages </w:t>
      </w:r>
      <w:r w:rsidR="007874EA">
        <w:rPr>
          <w:color w:val="000000"/>
        </w:rPr>
        <w:t>20</w:t>
      </w:r>
      <w:r w:rsidR="0080276A">
        <w:rPr>
          <w:color w:val="000000"/>
        </w:rPr>
        <w:t>, 2</w:t>
      </w:r>
      <w:r w:rsidR="007874EA">
        <w:rPr>
          <w:color w:val="000000"/>
        </w:rPr>
        <w:t>1</w:t>
      </w:r>
    </w:p>
    <w:p w14:paraId="37CF5900" w14:textId="2FE2E693" w:rsidR="001C377E" w:rsidRDefault="001C377E" w:rsidP="00096F33">
      <w:pPr>
        <w:spacing w:after="240"/>
        <w:ind w:left="450"/>
        <w:jc w:val="both"/>
        <w:rPr>
          <w:color w:val="000000"/>
        </w:rPr>
      </w:pPr>
      <w:r>
        <w:rPr>
          <w:color w:val="000000"/>
        </w:rPr>
        <w:t xml:space="preserve">First fiscal year NSF </w:t>
      </w:r>
      <w:r w:rsidR="00E65223">
        <w:rPr>
          <w:color w:val="000000"/>
        </w:rPr>
        <w:t>grant budget is given in pages 2</w:t>
      </w:r>
      <w:r w:rsidR="007874EA">
        <w:rPr>
          <w:color w:val="000000"/>
        </w:rPr>
        <w:t>2</w:t>
      </w:r>
      <w:r>
        <w:rPr>
          <w:color w:val="000000"/>
        </w:rPr>
        <w:t xml:space="preserve">, </w:t>
      </w:r>
      <w:r w:rsidR="00E65223">
        <w:rPr>
          <w:color w:val="000000"/>
        </w:rPr>
        <w:t>2</w:t>
      </w:r>
      <w:r w:rsidR="007874EA">
        <w:rPr>
          <w:color w:val="000000"/>
        </w:rPr>
        <w:t>3</w:t>
      </w:r>
      <w:r>
        <w:rPr>
          <w:color w:val="000000"/>
        </w:rPr>
        <w:t xml:space="preserve">, </w:t>
      </w:r>
      <w:r w:rsidR="00E65223">
        <w:rPr>
          <w:color w:val="000000"/>
        </w:rPr>
        <w:t>2</w:t>
      </w:r>
      <w:r w:rsidR="007874EA">
        <w:rPr>
          <w:color w:val="000000"/>
        </w:rPr>
        <w:t>4</w:t>
      </w:r>
    </w:p>
    <w:p w14:paraId="2896222E" w14:textId="58E07FEF" w:rsidR="001C377E" w:rsidRDefault="001C377E" w:rsidP="00096F33">
      <w:pPr>
        <w:spacing w:after="240"/>
        <w:ind w:left="450"/>
        <w:jc w:val="both"/>
        <w:rPr>
          <w:color w:val="000000"/>
        </w:rPr>
      </w:pPr>
      <w:r>
        <w:rPr>
          <w:color w:val="000000"/>
        </w:rPr>
        <w:t>Overall three years bud</w:t>
      </w:r>
      <w:r w:rsidR="00E24EC7">
        <w:rPr>
          <w:color w:val="000000"/>
        </w:rPr>
        <w:t xml:space="preserve">get </w:t>
      </w:r>
      <w:r w:rsidR="00A56AD3">
        <w:rPr>
          <w:color w:val="000000"/>
        </w:rPr>
        <w:t xml:space="preserve">originally </w:t>
      </w:r>
      <w:r w:rsidR="00E24EC7">
        <w:rPr>
          <w:color w:val="000000"/>
        </w:rPr>
        <w:t xml:space="preserve">proposed </w:t>
      </w:r>
      <w:r w:rsidR="00A56AD3">
        <w:rPr>
          <w:color w:val="000000"/>
        </w:rPr>
        <w:t xml:space="preserve">is </w:t>
      </w:r>
      <w:r w:rsidR="00D93C25">
        <w:rPr>
          <w:color w:val="000000"/>
        </w:rPr>
        <w:t>in given in Page 2</w:t>
      </w:r>
      <w:r w:rsidR="007874EA">
        <w:rPr>
          <w:color w:val="000000"/>
        </w:rPr>
        <w:t>5</w:t>
      </w:r>
      <w:r>
        <w:rPr>
          <w:color w:val="000000"/>
        </w:rPr>
        <w:t>.</w:t>
      </w:r>
    </w:p>
    <w:p w14:paraId="22A9F5A3" w14:textId="77777777" w:rsidR="001C377E" w:rsidRDefault="001C377E">
      <w:pPr>
        <w:rPr>
          <w:color w:val="000000"/>
        </w:rPr>
      </w:pPr>
    </w:p>
    <w:p w14:paraId="6D412728" w14:textId="77777777" w:rsidR="001C377E" w:rsidRDefault="001C377E">
      <w:pPr>
        <w:rPr>
          <w:color w:val="000000"/>
        </w:rPr>
        <w:sectPr w:rsidR="001C377E" w:rsidSect="00567D16">
          <w:pgSz w:w="12240" w:h="15840"/>
          <w:pgMar w:top="1440" w:right="1440" w:bottom="1440" w:left="1440" w:header="720" w:footer="720" w:gutter="0"/>
          <w:pgNumType w:start="1"/>
          <w:cols w:space="720"/>
          <w:docGrid w:linePitch="360"/>
        </w:sectPr>
      </w:pPr>
    </w:p>
    <w:p w14:paraId="77882B87" w14:textId="77777777" w:rsidR="00E65223" w:rsidRDefault="00E65223">
      <w:pPr>
        <w:rPr>
          <w:color w:val="000000"/>
        </w:rPr>
      </w:pPr>
    </w:p>
    <w:p w14:paraId="3DFADFF1" w14:textId="77777777" w:rsidR="00E65223" w:rsidRDefault="00E65223">
      <w:pPr>
        <w:rPr>
          <w:color w:val="000000"/>
        </w:rPr>
      </w:pPr>
    </w:p>
    <w:p w14:paraId="5C6DEACE" w14:textId="77777777" w:rsidR="00E65223" w:rsidRDefault="00A73B0F" w:rsidP="00E65223">
      <w:pPr>
        <w:jc w:val="center"/>
        <w:rPr>
          <w:color w:val="000000"/>
        </w:rPr>
      </w:pPr>
      <w:r>
        <w:rPr>
          <w:noProof/>
          <w:color w:val="000000"/>
        </w:rPr>
        <w:drawing>
          <wp:inline distT="0" distB="0" distL="0" distR="0" wp14:anchorId="45BA6360" wp14:editId="1A8330DF">
            <wp:extent cx="8229600" cy="5476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229600" cy="5476875"/>
                    </a:xfrm>
                    <a:prstGeom prst="rect">
                      <a:avLst/>
                    </a:prstGeom>
                    <a:noFill/>
                    <a:ln>
                      <a:noFill/>
                    </a:ln>
                  </pic:spPr>
                </pic:pic>
              </a:graphicData>
            </a:graphic>
          </wp:inline>
        </w:drawing>
      </w:r>
      <w:r w:rsidR="00E65223">
        <w:rPr>
          <w:color w:val="000000"/>
        </w:rPr>
        <w:br w:type="page"/>
      </w:r>
    </w:p>
    <w:p w14:paraId="7FD5BAE5" w14:textId="77777777" w:rsidR="001C377E" w:rsidRDefault="00A73B0F" w:rsidP="00E65223">
      <w:pPr>
        <w:jc w:val="center"/>
        <w:rPr>
          <w:color w:val="000000"/>
        </w:rPr>
      </w:pPr>
      <w:r>
        <w:rPr>
          <w:noProof/>
          <w:color w:val="000000"/>
        </w:rPr>
        <w:lastRenderedPageBreak/>
        <w:drawing>
          <wp:inline distT="0" distB="0" distL="0" distR="0" wp14:anchorId="35F68A11" wp14:editId="4E1B8AB6">
            <wp:extent cx="8029575" cy="4876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029575" cy="4876800"/>
                    </a:xfrm>
                    <a:prstGeom prst="rect">
                      <a:avLst/>
                    </a:prstGeom>
                    <a:noFill/>
                    <a:ln>
                      <a:noFill/>
                    </a:ln>
                  </pic:spPr>
                </pic:pic>
              </a:graphicData>
            </a:graphic>
          </wp:inline>
        </w:drawing>
      </w:r>
      <w:r w:rsidR="00E65223">
        <w:rPr>
          <w:color w:val="000000"/>
        </w:rPr>
        <w:br w:type="page"/>
      </w:r>
      <w:r>
        <w:rPr>
          <w:noProof/>
          <w:color w:val="000000"/>
        </w:rPr>
        <w:lastRenderedPageBreak/>
        <w:drawing>
          <wp:inline distT="0" distB="0" distL="0" distR="0" wp14:anchorId="11A54E79" wp14:editId="0DC03015">
            <wp:extent cx="7810500" cy="69627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810500" cy="6962775"/>
                    </a:xfrm>
                    <a:prstGeom prst="rect">
                      <a:avLst/>
                    </a:prstGeom>
                    <a:noFill/>
                    <a:ln>
                      <a:noFill/>
                    </a:ln>
                  </pic:spPr>
                </pic:pic>
              </a:graphicData>
            </a:graphic>
          </wp:inline>
        </w:drawing>
      </w:r>
      <w:r w:rsidR="00E65223">
        <w:rPr>
          <w:color w:val="000000"/>
        </w:rPr>
        <w:br w:type="page"/>
      </w:r>
      <w:r>
        <w:rPr>
          <w:noProof/>
          <w:color w:val="000000"/>
        </w:rPr>
        <w:lastRenderedPageBreak/>
        <w:drawing>
          <wp:inline distT="0" distB="0" distL="0" distR="0" wp14:anchorId="21014AFB" wp14:editId="49A63F3F">
            <wp:extent cx="5000625" cy="5934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00625" cy="5934075"/>
                    </a:xfrm>
                    <a:prstGeom prst="rect">
                      <a:avLst/>
                    </a:prstGeom>
                    <a:noFill/>
                    <a:ln>
                      <a:noFill/>
                    </a:ln>
                  </pic:spPr>
                </pic:pic>
              </a:graphicData>
            </a:graphic>
          </wp:inline>
        </w:drawing>
      </w:r>
      <w:r w:rsidR="00E65223">
        <w:rPr>
          <w:color w:val="000000"/>
        </w:rPr>
        <w:br w:type="page"/>
      </w:r>
      <w:r>
        <w:rPr>
          <w:noProof/>
        </w:rPr>
        <w:drawing>
          <wp:anchor distT="0" distB="0" distL="114300" distR="114300" simplePos="0" relativeHeight="251661312" behindDoc="1" locked="0" layoutInCell="1" allowOverlap="1" wp14:anchorId="09D53958" wp14:editId="54059632">
            <wp:simplePos x="0" y="0"/>
            <wp:positionH relativeFrom="column">
              <wp:align>center</wp:align>
            </wp:positionH>
            <wp:positionV relativeFrom="page">
              <wp:align>center</wp:align>
            </wp:positionV>
            <wp:extent cx="7853045" cy="5915025"/>
            <wp:effectExtent l="0" t="0" r="0" b="9525"/>
            <wp:wrapTight wrapText="bothSides">
              <wp:wrapPolygon edited="0">
                <wp:start x="0" y="0"/>
                <wp:lineTo x="0" y="21565"/>
                <wp:lineTo x="21535" y="21565"/>
                <wp:lineTo x="21535" y="0"/>
                <wp:lineTo x="0" y="0"/>
              </wp:wrapPolygon>
            </wp:wrapTight>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853045" cy="5915025"/>
                    </a:xfrm>
                    <a:prstGeom prst="rect">
                      <a:avLst/>
                    </a:prstGeom>
                    <a:noFill/>
                  </pic:spPr>
                </pic:pic>
              </a:graphicData>
            </a:graphic>
            <wp14:sizeRelH relativeFrom="page">
              <wp14:pctWidth>0</wp14:pctWidth>
            </wp14:sizeRelH>
            <wp14:sizeRelV relativeFrom="page">
              <wp14:pctHeight>0</wp14:pctHeight>
            </wp14:sizeRelV>
          </wp:anchor>
        </w:drawing>
      </w:r>
    </w:p>
    <w:p w14:paraId="456FF022" w14:textId="77777777" w:rsidR="001C377E" w:rsidRDefault="00A73B0F">
      <w:pPr>
        <w:rPr>
          <w:color w:val="000000"/>
        </w:rPr>
      </w:pPr>
      <w:r>
        <w:rPr>
          <w:noProof/>
        </w:rPr>
        <w:lastRenderedPageBreak/>
        <w:drawing>
          <wp:anchor distT="0" distB="0" distL="114300" distR="114300" simplePos="0" relativeHeight="251662336" behindDoc="1" locked="0" layoutInCell="1" allowOverlap="1" wp14:anchorId="755FE2F6" wp14:editId="7A92FFA9">
            <wp:simplePos x="0" y="0"/>
            <wp:positionH relativeFrom="column">
              <wp:align>center</wp:align>
            </wp:positionH>
            <wp:positionV relativeFrom="page">
              <wp:align>center</wp:align>
            </wp:positionV>
            <wp:extent cx="6515100" cy="6524625"/>
            <wp:effectExtent l="0" t="0" r="0" b="9525"/>
            <wp:wrapTight wrapText="bothSides">
              <wp:wrapPolygon edited="0">
                <wp:start x="0" y="0"/>
                <wp:lineTo x="0" y="21568"/>
                <wp:lineTo x="21537" y="21568"/>
                <wp:lineTo x="21537" y="0"/>
                <wp:lineTo x="0" y="0"/>
              </wp:wrapPolygon>
            </wp:wrapTight>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15100" cy="6524625"/>
                    </a:xfrm>
                    <a:prstGeom prst="rect">
                      <a:avLst/>
                    </a:prstGeom>
                    <a:noFill/>
                  </pic:spPr>
                </pic:pic>
              </a:graphicData>
            </a:graphic>
            <wp14:sizeRelH relativeFrom="page">
              <wp14:pctWidth>0</wp14:pctWidth>
            </wp14:sizeRelH>
            <wp14:sizeRelV relativeFrom="page">
              <wp14:pctHeight>0</wp14:pctHeight>
            </wp14:sizeRelV>
          </wp:anchor>
        </w:drawing>
      </w:r>
    </w:p>
    <w:p w14:paraId="725C1573" w14:textId="77777777" w:rsidR="001C377E" w:rsidRDefault="001C377E" w:rsidP="00DE3142">
      <w:pPr>
        <w:rPr>
          <w:color w:val="000000"/>
        </w:rPr>
      </w:pPr>
    </w:p>
    <w:p w14:paraId="51AFD975" w14:textId="77777777" w:rsidR="001C377E" w:rsidRDefault="001C377E" w:rsidP="00DE3142">
      <w:pPr>
        <w:rPr>
          <w:color w:val="000000"/>
        </w:rPr>
      </w:pPr>
    </w:p>
    <w:p w14:paraId="623640EF" w14:textId="77777777" w:rsidR="001C377E" w:rsidRDefault="001C377E" w:rsidP="00DE3142">
      <w:pPr>
        <w:rPr>
          <w:color w:val="000000"/>
        </w:rPr>
        <w:sectPr w:rsidR="001C377E" w:rsidSect="0035380E">
          <w:footerReference w:type="default" r:id="rId24"/>
          <w:pgSz w:w="15840" w:h="12240" w:orient="landscape"/>
          <w:pgMar w:top="1440" w:right="1440" w:bottom="1440" w:left="1440" w:header="720" w:footer="720" w:gutter="0"/>
          <w:cols w:space="720"/>
          <w:docGrid w:linePitch="360"/>
        </w:sectPr>
      </w:pPr>
      <w:r>
        <w:rPr>
          <w:color w:val="000000"/>
        </w:rPr>
        <w:br w:type="page"/>
      </w:r>
      <w:r w:rsidR="00A73B0F">
        <w:rPr>
          <w:noProof/>
        </w:rPr>
        <w:drawing>
          <wp:anchor distT="0" distB="0" distL="114300" distR="114300" simplePos="0" relativeHeight="251663360" behindDoc="1" locked="0" layoutInCell="1" allowOverlap="1" wp14:anchorId="7466DFD1" wp14:editId="29A544A5">
            <wp:simplePos x="0" y="0"/>
            <wp:positionH relativeFrom="column">
              <wp:align>center</wp:align>
            </wp:positionH>
            <wp:positionV relativeFrom="page">
              <wp:align>center</wp:align>
            </wp:positionV>
            <wp:extent cx="7038975" cy="6896100"/>
            <wp:effectExtent l="0" t="0" r="9525" b="0"/>
            <wp:wrapTight wrapText="bothSides">
              <wp:wrapPolygon edited="0">
                <wp:start x="0" y="0"/>
                <wp:lineTo x="0" y="21540"/>
                <wp:lineTo x="21571" y="21540"/>
                <wp:lineTo x="21571" y="0"/>
                <wp:lineTo x="0" y="0"/>
              </wp:wrapPolygon>
            </wp:wrapTight>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38975" cy="6896100"/>
                    </a:xfrm>
                    <a:prstGeom prst="rect">
                      <a:avLst/>
                    </a:prstGeom>
                    <a:noFill/>
                  </pic:spPr>
                </pic:pic>
              </a:graphicData>
            </a:graphic>
            <wp14:sizeRelH relativeFrom="page">
              <wp14:pctWidth>0</wp14:pctWidth>
            </wp14:sizeRelH>
            <wp14:sizeRelV relativeFrom="page">
              <wp14:pctHeight>0</wp14:pctHeight>
            </wp14:sizeRelV>
          </wp:anchor>
        </w:drawing>
      </w:r>
    </w:p>
    <w:p w14:paraId="5665EC16" w14:textId="73B42F87" w:rsidR="001C377E" w:rsidRDefault="007874EA">
      <w:pPr>
        <w:rPr>
          <w:noProof/>
          <w:color w:val="000000"/>
        </w:rPr>
      </w:pPr>
      <w:r>
        <w:rPr>
          <w:noProof/>
          <w:color w:val="000000"/>
        </w:rPr>
        <w:lastRenderedPageBreak/>
        <mc:AlternateContent>
          <mc:Choice Requires="wps">
            <w:drawing>
              <wp:anchor distT="0" distB="0" distL="114300" distR="114300" simplePos="0" relativeHeight="251667456" behindDoc="0" locked="0" layoutInCell="1" allowOverlap="1" wp14:anchorId="18586812" wp14:editId="7596B53C">
                <wp:simplePos x="0" y="0"/>
                <wp:positionH relativeFrom="column">
                  <wp:posOffset>7882890</wp:posOffset>
                </wp:positionH>
                <wp:positionV relativeFrom="paragraph">
                  <wp:posOffset>68580</wp:posOffset>
                </wp:positionV>
                <wp:extent cx="499110" cy="276225"/>
                <wp:effectExtent l="11430" t="11430" r="13335" b="7620"/>
                <wp:wrapNone/>
                <wp:docPr id="18"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 cy="276225"/>
                        </a:xfrm>
                        <a:prstGeom prst="rect">
                          <a:avLst/>
                        </a:prstGeom>
                        <a:solidFill>
                          <a:srgbClr val="FFFFFF"/>
                        </a:solidFill>
                        <a:ln w="9525">
                          <a:solidFill>
                            <a:srgbClr val="FFFFFF"/>
                          </a:solidFill>
                          <a:miter lim="800000"/>
                          <a:headEnd/>
                          <a:tailEnd/>
                        </a:ln>
                      </wps:spPr>
                      <wps:txbx>
                        <w:txbxContent>
                          <w:p w14:paraId="4DFD4DF6" w14:textId="77777777" w:rsidR="007874EA" w:rsidRDefault="007874EA" w:rsidP="007874EA">
                            <w:r>
                              <w:t>22</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type w14:anchorId="18586812" id="_x0000_t202" coordsize="21600,21600" o:spt="202" path="m,l,21600r21600,l21600,xe">
                <v:stroke joinstyle="miter"/>
                <v:path gradientshapeok="t" o:connecttype="rect"/>
              </v:shapetype>
              <v:shape id="Text Box 11" o:spid="_x0000_s1026" type="#_x0000_t202" style="position:absolute;margin-left:620.7pt;margin-top:5.4pt;width:39.3pt;height:21.75pt;z-index:2516674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" strokecolor="white">
                <v:textbox style="mso-fit-shape-to-text:t">
                  <w:txbxContent>
                    <w:p w14:paraId="4DFD4DF6" w14:textId="77777777" w:rsidR="007874EA" w:rsidRDefault="007874EA" w:rsidP="007874EA">
                      <w:r>
                        <w:t>22</w:t>
                      </w:r>
                    </w:p>
                  </w:txbxContent>
                </v:textbox>
              </v:shape>
            </w:pict>
          </mc:Fallback>
        </mc:AlternateContent>
      </w:r>
      <w:r w:rsidR="00A73B0F">
        <w:rPr>
          <w:noProof/>
          <w:color w:val="000000"/>
        </w:rPr>
        <mc:AlternateContent>
          <mc:Choice Requires="wps">
            <w:drawing>
              <wp:anchor distT="0" distB="0" distL="114300" distR="114300" simplePos="0" relativeHeight="251657216" behindDoc="0" locked="0" layoutInCell="1" allowOverlap="1" wp14:anchorId="44474130" wp14:editId="7C9CA0B5">
                <wp:simplePos x="0" y="0"/>
                <wp:positionH relativeFrom="column">
                  <wp:posOffset>7972425</wp:posOffset>
                </wp:positionH>
                <wp:positionV relativeFrom="paragraph">
                  <wp:posOffset>6010275</wp:posOffset>
                </wp:positionV>
                <wp:extent cx="499110" cy="276225"/>
                <wp:effectExtent l="9525" t="9525" r="5715" b="9525"/>
                <wp:wrapNone/>
                <wp:docPr id="1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 cy="276225"/>
                        </a:xfrm>
                        <a:prstGeom prst="rect">
                          <a:avLst/>
                        </a:prstGeom>
                        <a:solidFill>
                          <a:srgbClr val="FFFFFF"/>
                        </a:solidFill>
                        <a:ln w="9525">
                          <a:solidFill>
                            <a:srgbClr val="FFFFFF"/>
                          </a:solidFill>
                          <a:miter lim="800000"/>
                          <a:headEnd/>
                          <a:tailEnd/>
                        </a:ln>
                      </wps:spPr>
                      <wps:txbx>
                        <w:txbxContent>
                          <w:p w14:paraId="4D8FF924" w14:textId="77777777" w:rsidR="00D76FCC" w:rsidRDefault="00D76FCC">
                            <w:r>
                              <w:t>22</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 w14:anchorId="44474130" id="Text Box 10" o:spid="_x0000_s1027" type="#_x0000_t202" style="position:absolute;margin-left:627.75pt;margin-top:473.25pt;width:39.3pt;height:21.75pt;z-index:2516572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" strokecolor="white">
                <v:textbox style="mso-fit-shape-to-text:t">
                  <w:txbxContent>
                    <w:p w14:paraId="4D8FF924" w14:textId="77777777" w:rsidR="00D76FCC" w:rsidRDefault="00D76FCC">
                      <w:r>
                        <w:t>22</w:t>
                      </w:r>
                    </w:p>
                  </w:txbxContent>
                </v:textbox>
              </v:shape>
            </w:pict>
          </mc:Fallback>
        </mc:AlternateContent>
      </w:r>
      <w:r w:rsidR="00A73B0F">
        <w:rPr>
          <w:noProof/>
        </w:rPr>
        <w:drawing>
          <wp:anchor distT="0" distB="0" distL="114300" distR="114300" simplePos="0" relativeHeight="251654144" behindDoc="0" locked="0" layoutInCell="1" allowOverlap="1" wp14:anchorId="1FCE2A87" wp14:editId="434250BD">
            <wp:simplePos x="0" y="0"/>
            <wp:positionH relativeFrom="column">
              <wp:align>center</wp:align>
            </wp:positionH>
            <wp:positionV relativeFrom="page">
              <wp:align>center</wp:align>
            </wp:positionV>
            <wp:extent cx="8185785" cy="6219825"/>
            <wp:effectExtent l="0" t="0" r="5715" b="9525"/>
            <wp:wrapSquare wrapText="bothSides"/>
            <wp:docPr id="11" name="Picture 11" descr="Budget-p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udget-page-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185785" cy="6219825"/>
                    </a:xfrm>
                    <a:prstGeom prst="rect">
                      <a:avLst/>
                    </a:prstGeom>
                    <a:noFill/>
                  </pic:spPr>
                </pic:pic>
              </a:graphicData>
            </a:graphic>
            <wp14:sizeRelH relativeFrom="page">
              <wp14:pctWidth>0</wp14:pctWidth>
            </wp14:sizeRelH>
            <wp14:sizeRelV relativeFrom="page">
              <wp14:pctHeight>0</wp14:pctHeight>
            </wp14:sizeRelV>
          </wp:anchor>
        </w:drawing>
      </w:r>
      <w:r w:rsidR="001C377E">
        <w:rPr>
          <w:noProof/>
          <w:color w:val="000000"/>
        </w:rPr>
        <w:br w:type="page"/>
      </w:r>
      <w:r w:rsidR="00A73B0F">
        <w:rPr>
          <w:noProof/>
          <w:color w:val="000000"/>
        </w:rPr>
        <mc:AlternateContent>
          <mc:Choice Requires="wps">
            <w:drawing>
              <wp:anchor distT="0" distB="0" distL="114300" distR="114300" simplePos="0" relativeHeight="251658240" behindDoc="0" locked="0" layoutInCell="1" allowOverlap="1" wp14:anchorId="62203860" wp14:editId="091FB34A">
                <wp:simplePos x="0" y="0"/>
                <wp:positionH relativeFrom="column">
                  <wp:posOffset>7978140</wp:posOffset>
                </wp:positionH>
                <wp:positionV relativeFrom="paragraph">
                  <wp:posOffset>6015990</wp:posOffset>
                </wp:positionV>
                <wp:extent cx="499110" cy="276225"/>
                <wp:effectExtent l="11430" t="11430" r="13335" b="7620"/>
                <wp:wrapNone/>
                <wp:docPr id="1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 cy="276225"/>
                        </a:xfrm>
                        <a:prstGeom prst="rect">
                          <a:avLst/>
                        </a:prstGeom>
                        <a:solidFill>
                          <a:srgbClr val="FFFFFF"/>
                        </a:solidFill>
                        <a:ln w="9525">
                          <a:solidFill>
                            <a:srgbClr val="FFFFFF"/>
                          </a:solidFill>
                          <a:miter lim="800000"/>
                          <a:headEnd/>
                          <a:tailEnd/>
                        </a:ln>
                      </wps:spPr>
                      <wps:txbx>
                        <w:txbxContent>
                          <w:p w14:paraId="1E31AC8E" w14:textId="7EC9736F" w:rsidR="00D76FCC" w:rsidRDefault="00D76FCC" w:rsidP="00D93C25">
                            <w:r>
                              <w:t>21</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 w14:anchorId="62203860" id="_x0000_s1028" type="#_x0000_t202" style="position:absolute;margin-left:628.2pt;margin-top:473.7pt;width:39.3pt;height:21.75pt;z-index:2516582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" strokecolor="white">
                <v:textbox style="mso-fit-shape-to-text:t">
                  <w:txbxContent>
                    <w:p w14:paraId="1E31AC8E" w14:textId="7EC9736F" w:rsidR="00D76FCC" w:rsidRDefault="00D76FCC" w:rsidP="00D93C25">
                      <w:r>
                        <w:t>21</w:t>
                      </w:r>
                    </w:p>
                  </w:txbxContent>
                </v:textbox>
              </v:shape>
            </w:pict>
          </mc:Fallback>
        </mc:AlternateContent>
      </w:r>
    </w:p>
    <w:p w14:paraId="1F1EEAFA" w14:textId="77777777" w:rsidR="001C377E" w:rsidRDefault="00A73B0F" w:rsidP="00DE3142">
      <w:pPr>
        <w:rPr>
          <w:color w:val="000000"/>
        </w:rPr>
      </w:pPr>
      <w:r>
        <w:rPr>
          <w:noProof/>
        </w:rPr>
        <w:lastRenderedPageBreak/>
        <w:drawing>
          <wp:anchor distT="0" distB="0" distL="114300" distR="114300" simplePos="0" relativeHeight="251653120" behindDoc="0" locked="0" layoutInCell="1" allowOverlap="1" wp14:anchorId="202DCD64" wp14:editId="182D2EF3">
            <wp:simplePos x="0" y="0"/>
            <wp:positionH relativeFrom="column">
              <wp:align>center</wp:align>
            </wp:positionH>
            <wp:positionV relativeFrom="page">
              <wp:align>center</wp:align>
            </wp:positionV>
            <wp:extent cx="6886575" cy="6520180"/>
            <wp:effectExtent l="0" t="0" r="9525" b="0"/>
            <wp:wrapSquare wrapText="bothSides"/>
            <wp:docPr id="7" name="Picture 10" descr="Budget-p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udget-page-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86575" cy="6520180"/>
                    </a:xfrm>
                    <a:prstGeom prst="rect">
                      <a:avLst/>
                    </a:prstGeom>
                    <a:noFill/>
                  </pic:spPr>
                </pic:pic>
              </a:graphicData>
            </a:graphic>
            <wp14:sizeRelH relativeFrom="page">
              <wp14:pctWidth>0</wp14:pctWidth>
            </wp14:sizeRelH>
            <wp14:sizeRelV relativeFrom="page">
              <wp14:pctHeight>0</wp14:pctHeight>
            </wp14:sizeRelV>
          </wp:anchor>
        </w:drawing>
      </w:r>
    </w:p>
    <w:p w14:paraId="00292A47" w14:textId="77777777" w:rsidR="001C377E" w:rsidRDefault="001C377E" w:rsidP="00DE3142">
      <w:pPr>
        <w:rPr>
          <w:color w:val="000000"/>
        </w:rPr>
      </w:pPr>
    </w:p>
    <w:p w14:paraId="464794C6" w14:textId="36695131" w:rsidR="001C377E" w:rsidRDefault="001C377E" w:rsidP="00DE3142">
      <w:pPr>
        <w:rPr>
          <w:color w:val="000000"/>
        </w:rPr>
      </w:pPr>
    </w:p>
    <w:p w14:paraId="43234580" w14:textId="015CA516" w:rsidR="001C377E" w:rsidRDefault="0080276A" w:rsidP="00DE3142">
      <w:pPr>
        <w:rPr>
          <w:color w:val="000000"/>
        </w:rPr>
      </w:pPr>
      <w:r>
        <w:rPr>
          <w:noProof/>
          <w:color w:val="000000"/>
        </w:rPr>
        <mc:AlternateContent>
          <mc:Choice Requires="wps">
            <w:drawing>
              <wp:anchor distT="0" distB="0" distL="114300" distR="114300" simplePos="0" relativeHeight="251665408" behindDoc="0" locked="0" layoutInCell="1" allowOverlap="1" wp14:anchorId="2836B443" wp14:editId="1854D22D">
                <wp:simplePos x="0" y="0"/>
                <wp:positionH relativeFrom="column">
                  <wp:posOffset>7894320</wp:posOffset>
                </wp:positionH>
                <wp:positionV relativeFrom="paragraph">
                  <wp:posOffset>5455285</wp:posOffset>
                </wp:positionV>
                <wp:extent cx="499110" cy="276225"/>
                <wp:effectExtent l="11430" t="11430" r="13335" b="7620"/>
                <wp:wrapNone/>
                <wp:docPr id="1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 cy="276225"/>
                        </a:xfrm>
                        <a:prstGeom prst="rect">
                          <a:avLst/>
                        </a:prstGeom>
                        <a:solidFill>
                          <a:srgbClr val="FFFFFF"/>
                        </a:solidFill>
                        <a:ln w="9525">
                          <a:solidFill>
                            <a:srgbClr val="FFFFFF"/>
                          </a:solidFill>
                          <a:miter lim="800000"/>
                          <a:headEnd/>
                          <a:tailEnd/>
                        </a:ln>
                      </wps:spPr>
                      <wps:txbx>
                        <w:txbxContent>
                          <w:p w14:paraId="02AC3B91" w14:textId="58656CBA" w:rsidR="00D76FCC" w:rsidRDefault="007874EA" w:rsidP="0080276A">
                            <w:r>
                              <w:t>23</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 w14:anchorId="2836B443" id="_x0000_s1029" type="#_x0000_t202" style="position:absolute;margin-left:621.6pt;margin-top:429.55pt;width:39.3pt;height:21.7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" strokecolor="white">
                <v:textbox style="mso-fit-shape-to-text:t">
                  <w:txbxContent>
                    <w:p w14:paraId="02AC3B91" w14:textId="58656CBA" w:rsidR="00D76FCC" w:rsidRDefault="007874EA" w:rsidP="0080276A">
                      <w:r>
                        <w:t>23</w:t>
                      </w:r>
                    </w:p>
                  </w:txbxContent>
                </v:textbox>
              </v:shape>
            </w:pict>
          </mc:Fallback>
        </mc:AlternateContent>
      </w:r>
    </w:p>
    <w:p w14:paraId="3B2E11FF" w14:textId="345C276A" w:rsidR="001C377E" w:rsidRDefault="001C377E" w:rsidP="00DE3142">
      <w:pPr>
        <w:rPr>
          <w:color w:val="000000"/>
        </w:rPr>
        <w:sectPr w:rsidR="001C377E" w:rsidSect="002914C1">
          <w:pgSz w:w="15840" w:h="12240" w:orient="landscape"/>
          <w:pgMar w:top="1440" w:right="1440" w:bottom="1440" w:left="1440" w:header="720" w:footer="720" w:gutter="0"/>
          <w:pgNumType w:fmt="lowerRoman" w:start="1"/>
          <w:cols w:space="720"/>
          <w:docGrid w:linePitch="360"/>
        </w:sectPr>
      </w:pPr>
    </w:p>
    <w:p w14:paraId="71F96D6E" w14:textId="77777777" w:rsidR="001C377E" w:rsidRDefault="00A73B0F" w:rsidP="00DE3142">
      <w:pPr>
        <w:rPr>
          <w:color w:val="000000"/>
        </w:rPr>
      </w:pPr>
      <w:r>
        <w:rPr>
          <w:noProof/>
        </w:rPr>
        <w:lastRenderedPageBreak/>
        <w:drawing>
          <wp:anchor distT="0" distB="0" distL="114300" distR="114300" simplePos="0" relativeHeight="251655168" behindDoc="0" locked="0" layoutInCell="1" allowOverlap="1" wp14:anchorId="186EEDE8" wp14:editId="72A997A6">
            <wp:simplePos x="0" y="0"/>
            <wp:positionH relativeFrom="column">
              <wp:align>center</wp:align>
            </wp:positionH>
            <wp:positionV relativeFrom="page">
              <wp:align>center</wp:align>
            </wp:positionV>
            <wp:extent cx="5943600" cy="5810250"/>
            <wp:effectExtent l="0" t="0" r="0" b="0"/>
            <wp:wrapSquare wrapText="bothSides"/>
            <wp:docPr id="8" name="Picture 12" descr="Budget-p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udget-page-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810250"/>
                    </a:xfrm>
                    <a:prstGeom prst="rect">
                      <a:avLst/>
                    </a:prstGeom>
                    <a:noFill/>
                  </pic:spPr>
                </pic:pic>
              </a:graphicData>
            </a:graphic>
            <wp14:sizeRelH relativeFrom="page">
              <wp14:pctWidth>0</wp14:pctWidth>
            </wp14:sizeRelH>
            <wp14:sizeRelV relativeFrom="page">
              <wp14:pctHeight>0</wp14:pctHeight>
            </wp14:sizeRelV>
          </wp:anchor>
        </w:drawing>
      </w:r>
    </w:p>
    <w:p w14:paraId="08E81B9C" w14:textId="77777777" w:rsidR="001C377E" w:rsidRDefault="001C377E" w:rsidP="00DE3142">
      <w:pPr>
        <w:rPr>
          <w:color w:val="000000"/>
        </w:rPr>
      </w:pPr>
    </w:p>
    <w:p w14:paraId="4B77F2E2" w14:textId="77777777" w:rsidR="001C377E" w:rsidRDefault="00A73B0F">
      <w:pPr>
        <w:rPr>
          <w:color w:val="000000"/>
        </w:rPr>
      </w:pPr>
      <w:r>
        <w:rPr>
          <w:noProof/>
        </w:rPr>
        <mc:AlternateContent>
          <mc:Choice Requires="wps">
            <w:drawing>
              <wp:anchor distT="0" distB="0" distL="114300" distR="114300" simplePos="0" relativeHeight="251659264" behindDoc="0" locked="0" layoutInCell="1" allowOverlap="1" wp14:anchorId="6F2BA83F" wp14:editId="7B7F4A13">
                <wp:simplePos x="0" y="0"/>
                <wp:positionH relativeFrom="column">
                  <wp:posOffset>5663565</wp:posOffset>
                </wp:positionH>
                <wp:positionV relativeFrom="paragraph">
                  <wp:posOffset>7880985</wp:posOffset>
                </wp:positionV>
                <wp:extent cx="499110" cy="276225"/>
                <wp:effectExtent l="7620" t="11430" r="7620" b="7620"/>
                <wp:wrapNone/>
                <wp:docPr id="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 cy="276225"/>
                        </a:xfrm>
                        <a:prstGeom prst="rect">
                          <a:avLst/>
                        </a:prstGeom>
                        <a:solidFill>
                          <a:srgbClr val="FFFFFF"/>
                        </a:solidFill>
                        <a:ln w="9525">
                          <a:solidFill>
                            <a:srgbClr val="FFFFFF"/>
                          </a:solidFill>
                          <a:miter lim="800000"/>
                          <a:headEnd/>
                          <a:tailEnd/>
                        </a:ln>
                      </wps:spPr>
                      <wps:txbx>
                        <w:txbxContent>
                          <w:p w14:paraId="3726CCAA" w14:textId="70C9CA7C" w:rsidR="00D76FCC" w:rsidRDefault="007874EA" w:rsidP="00D93C25">
                            <w:r>
                              <w:t>24</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 w14:anchorId="6F2BA83F" id="Text Box 13" o:spid="_x0000_s1030" type="#_x0000_t202" style="position:absolute;margin-left:445.95pt;margin-top:620.55pt;width:39.3pt;height:21.7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" strokecolor="white">
                <v:textbox style="mso-fit-shape-to-text:t">
                  <w:txbxContent>
                    <w:p w14:paraId="3726CCAA" w14:textId="70C9CA7C" w:rsidR="00D76FCC" w:rsidRDefault="007874EA" w:rsidP="00D93C25">
                      <w:r>
                        <w:t>24</w:t>
                      </w:r>
                    </w:p>
                  </w:txbxContent>
                </v:textbox>
              </v:shape>
            </w:pict>
          </mc:Fallback>
        </mc:AlternateContent>
      </w:r>
      <w:r w:rsidR="001C377E">
        <w:rPr>
          <w:color w:val="000000"/>
        </w:rPr>
        <w:br w:type="page"/>
      </w:r>
    </w:p>
    <w:p w14:paraId="53AD9F51" w14:textId="77777777" w:rsidR="001C377E" w:rsidRDefault="001C377E" w:rsidP="00DE3142">
      <w:pPr>
        <w:rPr>
          <w:color w:val="000000"/>
        </w:rPr>
      </w:pPr>
    </w:p>
    <w:p w14:paraId="46C5D0C0" w14:textId="77777777" w:rsidR="001C377E" w:rsidRDefault="00A73B0F" w:rsidP="00DE3142">
      <w:pPr>
        <w:rPr>
          <w:color w:val="000000"/>
        </w:rPr>
      </w:pPr>
      <w:r>
        <w:rPr>
          <w:noProof/>
        </w:rPr>
        <mc:AlternateContent>
          <mc:Choice Requires="wps">
            <w:drawing>
              <wp:anchor distT="0" distB="0" distL="114300" distR="114300" simplePos="0" relativeHeight="251660288" behindDoc="0" locked="0" layoutInCell="1" allowOverlap="1" wp14:anchorId="23ED31DD" wp14:editId="2C34CC6F">
                <wp:simplePos x="0" y="0"/>
                <wp:positionH relativeFrom="column">
                  <wp:posOffset>5707380</wp:posOffset>
                </wp:positionH>
                <wp:positionV relativeFrom="paragraph">
                  <wp:posOffset>8154670</wp:posOffset>
                </wp:positionV>
                <wp:extent cx="499110" cy="276225"/>
                <wp:effectExtent l="9525" t="11430" r="5715" b="7620"/>
                <wp:wrapNone/>
                <wp:docPr id="1"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 cy="276225"/>
                        </a:xfrm>
                        <a:prstGeom prst="rect">
                          <a:avLst/>
                        </a:prstGeom>
                        <a:solidFill>
                          <a:srgbClr val="FFFFFF"/>
                        </a:solidFill>
                        <a:ln w="9525">
                          <a:solidFill>
                            <a:srgbClr val="FFFFFF"/>
                          </a:solidFill>
                          <a:miter lim="800000"/>
                          <a:headEnd/>
                          <a:tailEnd/>
                        </a:ln>
                      </wps:spPr>
                      <wps:txbx>
                        <w:txbxContent>
                          <w:p w14:paraId="4F5A07E8" w14:textId="61176869" w:rsidR="00D76FCC" w:rsidRDefault="007874EA" w:rsidP="00D93C25">
                            <w:r>
                              <w:t>25</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 w14:anchorId="23ED31DD" id="Text Box 14" o:spid="_x0000_s1031" type="#_x0000_t202" style="position:absolute;margin-left:449.4pt;margin-top:642.1pt;width:39.3pt;height:21.7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" strokecolor="white">
                <v:textbox style="mso-fit-shape-to-text:t">
                  <w:txbxContent>
                    <w:p w14:paraId="4F5A07E8" w14:textId="61176869" w:rsidR="00D76FCC" w:rsidRDefault="007874EA" w:rsidP="00D93C25">
                      <w:r>
                        <w:t>25</w:t>
                      </w:r>
                    </w:p>
                  </w:txbxContent>
                </v:textbox>
              </v:shape>
            </w:pict>
          </mc:Fallback>
        </mc:AlternateContent>
      </w:r>
      <w:r>
        <w:rPr>
          <w:noProof/>
        </w:rPr>
        <w:drawing>
          <wp:anchor distT="0" distB="0" distL="114300" distR="114300" simplePos="0" relativeHeight="251656192" behindDoc="0" locked="0" layoutInCell="1" allowOverlap="1" wp14:anchorId="2A23662B" wp14:editId="2B13423C">
            <wp:simplePos x="0" y="0"/>
            <wp:positionH relativeFrom="column">
              <wp:align>center</wp:align>
            </wp:positionH>
            <wp:positionV relativeFrom="page">
              <wp:align>center</wp:align>
            </wp:positionV>
            <wp:extent cx="5857875" cy="6324600"/>
            <wp:effectExtent l="0" t="0" r="9525" b="0"/>
            <wp:wrapSquare wrapText="bothSides"/>
            <wp:docPr id="9" name="Picture 14" descr="Budget-pag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udget-page-4.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57875" cy="6324600"/>
                    </a:xfrm>
                    <a:prstGeom prst="rect">
                      <a:avLst/>
                    </a:prstGeom>
                    <a:noFill/>
                  </pic:spPr>
                </pic:pic>
              </a:graphicData>
            </a:graphic>
            <wp14:sizeRelH relativeFrom="page">
              <wp14:pctWidth>0</wp14:pctWidth>
            </wp14:sizeRelH>
            <wp14:sizeRelV relativeFrom="page">
              <wp14:pctHeight>0</wp14:pctHeight>
            </wp14:sizeRelV>
          </wp:anchor>
        </w:drawing>
      </w:r>
    </w:p>
    <w:sectPr w:rsidR="001C377E" w:rsidSect="002914C1">
      <w:pgSz w:w="12240" w:h="15840"/>
      <w:pgMar w:top="1440" w:right="1440" w:bottom="1440" w:left="1440" w:header="720" w:footer="720" w:gutter="0"/>
      <w:pgNumType w:fmt="lowerRoman" w:start="3"/>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sunil" w:date="2015-05-14T20:27:00Z" w:initials="s">
    <w:p w14:paraId="11B13F69" w14:textId="6FD6B5F4" w:rsidR="00F37D6E" w:rsidRDefault="00F37D6E">
      <w:pPr>
        <w:pStyle w:val="CommentText"/>
      </w:pPr>
      <w:r>
        <w:rPr>
          <w:rStyle w:val="CommentReference"/>
        </w:rPr>
        <w:annotationRef/>
      </w:r>
      <w:r>
        <w:t>TK please add your ACS conference article here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3F475A5" w15:done="0"/>
  <w15:commentEx w15:paraId="170A045C" w15:done="0"/>
  <w15:commentEx w15:paraId="2127BBD2" w15:done="0"/>
  <w15:commentEx w15:paraId="11B13F6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B437B3" w14:textId="77777777" w:rsidR="004E7CE5" w:rsidRDefault="004E7CE5" w:rsidP="001E2A13">
      <w:r>
        <w:separator/>
      </w:r>
    </w:p>
  </w:endnote>
  <w:endnote w:type="continuationSeparator" w:id="0">
    <w:p w14:paraId="2FD85CBD" w14:textId="77777777" w:rsidR="004E7CE5" w:rsidRDefault="004E7CE5" w:rsidP="001E2A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3CDF14" w14:textId="77777777" w:rsidR="00D76FCC" w:rsidRDefault="00D76FCC">
    <w:pPr>
      <w:pStyle w:val="Footer"/>
      <w:jc w:val="right"/>
    </w:pPr>
    <w:r>
      <w:fldChar w:fldCharType="begin"/>
    </w:r>
    <w:r>
      <w:instrText xml:space="preserve"> PAGE   \* MERGEFORMAT </w:instrText>
    </w:r>
    <w:r>
      <w:fldChar w:fldCharType="separate"/>
    </w:r>
    <w:r w:rsidR="00C3604E">
      <w:rPr>
        <w:noProof/>
      </w:rPr>
      <w:t>1</w:t>
    </w:r>
    <w:r>
      <w:rPr>
        <w:noProof/>
      </w:rPr>
      <w:fldChar w:fldCharType="end"/>
    </w:r>
  </w:p>
  <w:p w14:paraId="0046F4D6" w14:textId="77777777" w:rsidR="00D76FCC" w:rsidRDefault="00D76FCC">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66B4E3" w14:textId="77777777" w:rsidR="00D76FCC" w:rsidRDefault="00D76FCC">
    <w:pPr>
      <w:pStyle w:val="Footer"/>
      <w:jc w:val="center"/>
    </w:pPr>
  </w:p>
  <w:p w14:paraId="2D360F81" w14:textId="77777777" w:rsidR="00D76FCC" w:rsidRDefault="00D76FC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17C03F" w14:textId="77777777" w:rsidR="00D76FCC" w:rsidRDefault="00D76FCC">
    <w:pPr>
      <w:pStyle w:val="Footer"/>
      <w:jc w:val="right"/>
    </w:pPr>
    <w:r>
      <w:fldChar w:fldCharType="begin"/>
    </w:r>
    <w:r>
      <w:instrText xml:space="preserve"> PAGE   \* MERGEFORMAT </w:instrText>
    </w:r>
    <w:r>
      <w:fldChar w:fldCharType="separate"/>
    </w:r>
    <w:r w:rsidR="002462DC">
      <w:rPr>
        <w:noProof/>
      </w:rPr>
      <w:t>15</w:t>
    </w:r>
    <w:r>
      <w:rPr>
        <w:noProof/>
      </w:rPr>
      <w:fldChar w:fldCharType="end"/>
    </w:r>
  </w:p>
  <w:p w14:paraId="2E370DA6" w14:textId="77777777" w:rsidR="00D76FCC" w:rsidRDefault="00D76FCC">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86EC38" w14:textId="77777777" w:rsidR="004E7CE5" w:rsidRDefault="004E7CE5" w:rsidP="001E2A13">
      <w:r>
        <w:separator/>
      </w:r>
    </w:p>
  </w:footnote>
  <w:footnote w:type="continuationSeparator" w:id="0">
    <w:p w14:paraId="2875C268" w14:textId="77777777" w:rsidR="004E7CE5" w:rsidRDefault="004E7CE5" w:rsidP="001E2A1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963E1F" w14:textId="02BD83D3" w:rsidR="00D76FCC" w:rsidRPr="004204F7" w:rsidRDefault="00D76FCC" w:rsidP="00561477">
    <w:pPr>
      <w:pStyle w:val="Header"/>
      <w:jc w:val="right"/>
      <w:rPr>
        <w:rFonts w:ascii="Arial" w:hAnsi="Arial" w:cs="Arial"/>
        <w:i/>
        <w:sz w:val="20"/>
        <w:szCs w:val="20"/>
      </w:rPr>
    </w:pPr>
    <w:r>
      <w:rPr>
        <w:rFonts w:ascii="Arial" w:hAnsi="Arial" w:cs="Arial"/>
        <w:i/>
        <w:sz w:val="20"/>
        <w:szCs w:val="20"/>
      </w:rPr>
      <w:t xml:space="preserve">Texas A&amp;M Engineering Experiment Station at </w:t>
    </w:r>
    <w:r w:rsidRPr="004204F7">
      <w:rPr>
        <w:rFonts w:ascii="Arial" w:hAnsi="Arial" w:cs="Arial"/>
        <w:i/>
        <w:sz w:val="20"/>
        <w:szCs w:val="20"/>
      </w:rPr>
      <w:t>Texas A&amp;M</w:t>
    </w:r>
    <w:r>
      <w:rPr>
        <w:rFonts w:ascii="Arial" w:hAnsi="Arial" w:cs="Arial"/>
        <w:i/>
        <w:sz w:val="20"/>
        <w:szCs w:val="20"/>
      </w:rPr>
      <w:t xml:space="preserve"> University</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E3ACDD" w14:textId="77777777" w:rsidR="00D76FCC" w:rsidRDefault="00D76FCC">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bullet"/>
      <w:lvlText w:val=""/>
      <w:lvlJc w:val="left"/>
      <w:pPr>
        <w:tabs>
          <w:tab w:val="num" w:pos="720"/>
        </w:tabs>
        <w:ind w:left="720" w:hanging="360"/>
      </w:pPr>
      <w:rPr>
        <w:rFonts w:ascii="Wingdings" w:hAnsi="Wingdings"/>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440"/>
        </w:tabs>
        <w:ind w:left="1440" w:hanging="360"/>
      </w:pPr>
      <w:rPr>
        <w:rFonts w:ascii="Wingdings" w:hAnsi="Wingdings"/>
      </w:rPr>
    </w:lvl>
    <w:lvl w:ilvl="3">
      <w:start w:val="1"/>
      <w:numFmt w:val="bullet"/>
      <w:lvlText w:val=""/>
      <w:lvlJc w:val="left"/>
      <w:pPr>
        <w:tabs>
          <w:tab w:val="num" w:pos="1800"/>
        </w:tabs>
        <w:ind w:left="1800" w:hanging="360"/>
      </w:pPr>
      <w:rPr>
        <w:rFonts w:ascii="Symbol" w:hAnsi="Symbol"/>
      </w:rPr>
    </w:lvl>
    <w:lvl w:ilvl="4">
      <w:start w:val="1"/>
      <w:numFmt w:val="bullet"/>
      <w:lvlText w:val="o"/>
      <w:lvlJc w:val="left"/>
      <w:pPr>
        <w:tabs>
          <w:tab w:val="num" w:pos="2160"/>
        </w:tabs>
        <w:ind w:left="2160" w:hanging="360"/>
      </w:pPr>
      <w:rPr>
        <w:rFonts w:ascii="Courier New" w:hAnsi="Courier New"/>
      </w:rPr>
    </w:lvl>
    <w:lvl w:ilvl="5">
      <w:start w:val="1"/>
      <w:numFmt w:val="bullet"/>
      <w:lvlText w:val=""/>
      <w:lvlJc w:val="left"/>
      <w:pPr>
        <w:tabs>
          <w:tab w:val="num" w:pos="2520"/>
        </w:tabs>
        <w:ind w:left="2520" w:hanging="360"/>
      </w:pPr>
      <w:rPr>
        <w:rFonts w:ascii="Wingdings" w:hAnsi="Wingdings"/>
      </w:rPr>
    </w:lvl>
    <w:lvl w:ilvl="6">
      <w:start w:val="1"/>
      <w:numFmt w:val="bullet"/>
      <w:lvlText w:val=""/>
      <w:lvlJc w:val="left"/>
      <w:pPr>
        <w:tabs>
          <w:tab w:val="num" w:pos="2880"/>
        </w:tabs>
        <w:ind w:left="2880" w:hanging="360"/>
      </w:pPr>
      <w:rPr>
        <w:rFonts w:ascii="Symbol" w:hAnsi="Symbol"/>
      </w:rPr>
    </w:lvl>
    <w:lvl w:ilvl="7">
      <w:start w:val="1"/>
      <w:numFmt w:val="bullet"/>
      <w:lvlText w:val="o"/>
      <w:lvlJc w:val="left"/>
      <w:pPr>
        <w:tabs>
          <w:tab w:val="num" w:pos="3240"/>
        </w:tabs>
        <w:ind w:left="3240" w:hanging="360"/>
      </w:pPr>
      <w:rPr>
        <w:rFonts w:ascii="Courier New" w:hAnsi="Courier New"/>
      </w:rPr>
    </w:lvl>
    <w:lvl w:ilvl="8">
      <w:start w:val="1"/>
      <w:numFmt w:val="bullet"/>
      <w:lvlText w:val=""/>
      <w:lvlJc w:val="left"/>
      <w:pPr>
        <w:tabs>
          <w:tab w:val="num" w:pos="3600"/>
        </w:tabs>
        <w:ind w:left="3600" w:hanging="360"/>
      </w:pPr>
      <w:rPr>
        <w:rFonts w:ascii="Wingdings" w:hAnsi="Wingdings"/>
      </w:rPr>
    </w:lvl>
  </w:abstractNum>
  <w:abstractNum w:abstractNumId="1">
    <w:nsid w:val="05BF2D48"/>
    <w:multiLevelType w:val="hybridMultilevel"/>
    <w:tmpl w:val="9D8EF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B45C72"/>
    <w:multiLevelType w:val="hybridMultilevel"/>
    <w:tmpl w:val="81B4676C"/>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nsid w:val="0B944E87"/>
    <w:multiLevelType w:val="hybridMultilevel"/>
    <w:tmpl w:val="90EACC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D367B6C"/>
    <w:multiLevelType w:val="hybridMultilevel"/>
    <w:tmpl w:val="50B6E6D0"/>
    <w:lvl w:ilvl="0" w:tplc="42A4DEE0">
      <w:start w:val="1"/>
      <w:numFmt w:val="bullet"/>
      <w:lvlText w:val=""/>
      <w:lvlJc w:val="left"/>
      <w:pPr>
        <w:tabs>
          <w:tab w:val="num" w:pos="720"/>
        </w:tabs>
        <w:ind w:left="720" w:hanging="360"/>
      </w:pPr>
      <w:rPr>
        <w:rFonts w:ascii="Wingdings" w:hAnsi="Wingdings" w:hint="default"/>
      </w:rPr>
    </w:lvl>
    <w:lvl w:ilvl="1" w:tplc="C04E1E1A" w:tentative="1">
      <w:start w:val="1"/>
      <w:numFmt w:val="bullet"/>
      <w:lvlText w:val=""/>
      <w:lvlJc w:val="left"/>
      <w:pPr>
        <w:tabs>
          <w:tab w:val="num" w:pos="1440"/>
        </w:tabs>
        <w:ind w:left="1440" w:hanging="360"/>
      </w:pPr>
      <w:rPr>
        <w:rFonts w:ascii="Wingdings" w:hAnsi="Wingdings" w:hint="default"/>
      </w:rPr>
    </w:lvl>
    <w:lvl w:ilvl="2" w:tplc="2B4A40A4" w:tentative="1">
      <w:start w:val="1"/>
      <w:numFmt w:val="bullet"/>
      <w:lvlText w:val=""/>
      <w:lvlJc w:val="left"/>
      <w:pPr>
        <w:tabs>
          <w:tab w:val="num" w:pos="2160"/>
        </w:tabs>
        <w:ind w:left="2160" w:hanging="360"/>
      </w:pPr>
      <w:rPr>
        <w:rFonts w:ascii="Wingdings" w:hAnsi="Wingdings" w:hint="default"/>
      </w:rPr>
    </w:lvl>
    <w:lvl w:ilvl="3" w:tplc="4A283F12" w:tentative="1">
      <w:start w:val="1"/>
      <w:numFmt w:val="bullet"/>
      <w:lvlText w:val=""/>
      <w:lvlJc w:val="left"/>
      <w:pPr>
        <w:tabs>
          <w:tab w:val="num" w:pos="2880"/>
        </w:tabs>
        <w:ind w:left="2880" w:hanging="360"/>
      </w:pPr>
      <w:rPr>
        <w:rFonts w:ascii="Wingdings" w:hAnsi="Wingdings" w:hint="default"/>
      </w:rPr>
    </w:lvl>
    <w:lvl w:ilvl="4" w:tplc="13AAA956" w:tentative="1">
      <w:start w:val="1"/>
      <w:numFmt w:val="bullet"/>
      <w:lvlText w:val=""/>
      <w:lvlJc w:val="left"/>
      <w:pPr>
        <w:tabs>
          <w:tab w:val="num" w:pos="3600"/>
        </w:tabs>
        <w:ind w:left="3600" w:hanging="360"/>
      </w:pPr>
      <w:rPr>
        <w:rFonts w:ascii="Wingdings" w:hAnsi="Wingdings" w:hint="default"/>
      </w:rPr>
    </w:lvl>
    <w:lvl w:ilvl="5" w:tplc="C130C810" w:tentative="1">
      <w:start w:val="1"/>
      <w:numFmt w:val="bullet"/>
      <w:lvlText w:val=""/>
      <w:lvlJc w:val="left"/>
      <w:pPr>
        <w:tabs>
          <w:tab w:val="num" w:pos="4320"/>
        </w:tabs>
        <w:ind w:left="4320" w:hanging="360"/>
      </w:pPr>
      <w:rPr>
        <w:rFonts w:ascii="Wingdings" w:hAnsi="Wingdings" w:hint="default"/>
      </w:rPr>
    </w:lvl>
    <w:lvl w:ilvl="6" w:tplc="8558F94E" w:tentative="1">
      <w:start w:val="1"/>
      <w:numFmt w:val="bullet"/>
      <w:lvlText w:val=""/>
      <w:lvlJc w:val="left"/>
      <w:pPr>
        <w:tabs>
          <w:tab w:val="num" w:pos="5040"/>
        </w:tabs>
        <w:ind w:left="5040" w:hanging="360"/>
      </w:pPr>
      <w:rPr>
        <w:rFonts w:ascii="Wingdings" w:hAnsi="Wingdings" w:hint="default"/>
      </w:rPr>
    </w:lvl>
    <w:lvl w:ilvl="7" w:tplc="AAFE5B9A" w:tentative="1">
      <w:start w:val="1"/>
      <w:numFmt w:val="bullet"/>
      <w:lvlText w:val=""/>
      <w:lvlJc w:val="left"/>
      <w:pPr>
        <w:tabs>
          <w:tab w:val="num" w:pos="5760"/>
        </w:tabs>
        <w:ind w:left="5760" w:hanging="360"/>
      </w:pPr>
      <w:rPr>
        <w:rFonts w:ascii="Wingdings" w:hAnsi="Wingdings" w:hint="default"/>
      </w:rPr>
    </w:lvl>
    <w:lvl w:ilvl="8" w:tplc="96D28812" w:tentative="1">
      <w:start w:val="1"/>
      <w:numFmt w:val="bullet"/>
      <w:lvlText w:val=""/>
      <w:lvlJc w:val="left"/>
      <w:pPr>
        <w:tabs>
          <w:tab w:val="num" w:pos="6480"/>
        </w:tabs>
        <w:ind w:left="6480" w:hanging="360"/>
      </w:pPr>
      <w:rPr>
        <w:rFonts w:ascii="Wingdings" w:hAnsi="Wingdings" w:hint="default"/>
      </w:rPr>
    </w:lvl>
  </w:abstractNum>
  <w:abstractNum w:abstractNumId="5">
    <w:nsid w:val="104A098A"/>
    <w:multiLevelType w:val="hybridMultilevel"/>
    <w:tmpl w:val="858A88CA"/>
    <w:lvl w:ilvl="0" w:tplc="EEA4D36C">
      <w:start w:val="1"/>
      <w:numFmt w:val="decimal"/>
      <w:lvlText w:val="(%1)"/>
      <w:lvlJc w:val="left"/>
      <w:pPr>
        <w:ind w:left="750" w:hanging="39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nsid w:val="119A00F0"/>
    <w:multiLevelType w:val="hybridMultilevel"/>
    <w:tmpl w:val="3768FC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9765DF"/>
    <w:multiLevelType w:val="hybridMultilevel"/>
    <w:tmpl w:val="412A7550"/>
    <w:lvl w:ilvl="0" w:tplc="04090005">
      <w:start w:val="1"/>
      <w:numFmt w:val="bullet"/>
      <w:lvlText w:val=""/>
      <w:lvlJc w:val="left"/>
      <w:pPr>
        <w:ind w:left="1076" w:hanging="360"/>
      </w:pPr>
      <w:rPr>
        <w:rFonts w:ascii="Wingdings" w:hAnsi="Wingdings" w:hint="default"/>
      </w:rPr>
    </w:lvl>
    <w:lvl w:ilvl="1" w:tplc="04090003" w:tentative="1">
      <w:start w:val="1"/>
      <w:numFmt w:val="bullet"/>
      <w:lvlText w:val="o"/>
      <w:lvlJc w:val="left"/>
      <w:pPr>
        <w:ind w:left="1796" w:hanging="360"/>
      </w:pPr>
      <w:rPr>
        <w:rFonts w:ascii="Courier New" w:hAnsi="Courier New" w:hint="default"/>
      </w:rPr>
    </w:lvl>
    <w:lvl w:ilvl="2" w:tplc="04090005" w:tentative="1">
      <w:start w:val="1"/>
      <w:numFmt w:val="bullet"/>
      <w:lvlText w:val=""/>
      <w:lvlJc w:val="left"/>
      <w:pPr>
        <w:ind w:left="2516" w:hanging="360"/>
      </w:pPr>
      <w:rPr>
        <w:rFonts w:ascii="Wingdings" w:hAnsi="Wingdings" w:hint="default"/>
      </w:rPr>
    </w:lvl>
    <w:lvl w:ilvl="3" w:tplc="04090001" w:tentative="1">
      <w:start w:val="1"/>
      <w:numFmt w:val="bullet"/>
      <w:lvlText w:val=""/>
      <w:lvlJc w:val="left"/>
      <w:pPr>
        <w:ind w:left="3236" w:hanging="360"/>
      </w:pPr>
      <w:rPr>
        <w:rFonts w:ascii="Symbol" w:hAnsi="Symbol" w:hint="default"/>
      </w:rPr>
    </w:lvl>
    <w:lvl w:ilvl="4" w:tplc="04090003" w:tentative="1">
      <w:start w:val="1"/>
      <w:numFmt w:val="bullet"/>
      <w:lvlText w:val="o"/>
      <w:lvlJc w:val="left"/>
      <w:pPr>
        <w:ind w:left="3956" w:hanging="360"/>
      </w:pPr>
      <w:rPr>
        <w:rFonts w:ascii="Courier New" w:hAnsi="Courier New" w:hint="default"/>
      </w:rPr>
    </w:lvl>
    <w:lvl w:ilvl="5" w:tplc="04090005" w:tentative="1">
      <w:start w:val="1"/>
      <w:numFmt w:val="bullet"/>
      <w:lvlText w:val=""/>
      <w:lvlJc w:val="left"/>
      <w:pPr>
        <w:ind w:left="4676" w:hanging="360"/>
      </w:pPr>
      <w:rPr>
        <w:rFonts w:ascii="Wingdings" w:hAnsi="Wingdings" w:hint="default"/>
      </w:rPr>
    </w:lvl>
    <w:lvl w:ilvl="6" w:tplc="04090001" w:tentative="1">
      <w:start w:val="1"/>
      <w:numFmt w:val="bullet"/>
      <w:lvlText w:val=""/>
      <w:lvlJc w:val="left"/>
      <w:pPr>
        <w:ind w:left="5396" w:hanging="360"/>
      </w:pPr>
      <w:rPr>
        <w:rFonts w:ascii="Symbol" w:hAnsi="Symbol" w:hint="default"/>
      </w:rPr>
    </w:lvl>
    <w:lvl w:ilvl="7" w:tplc="04090003" w:tentative="1">
      <w:start w:val="1"/>
      <w:numFmt w:val="bullet"/>
      <w:lvlText w:val="o"/>
      <w:lvlJc w:val="left"/>
      <w:pPr>
        <w:ind w:left="6116" w:hanging="360"/>
      </w:pPr>
      <w:rPr>
        <w:rFonts w:ascii="Courier New" w:hAnsi="Courier New" w:hint="default"/>
      </w:rPr>
    </w:lvl>
    <w:lvl w:ilvl="8" w:tplc="04090005" w:tentative="1">
      <w:start w:val="1"/>
      <w:numFmt w:val="bullet"/>
      <w:lvlText w:val=""/>
      <w:lvlJc w:val="left"/>
      <w:pPr>
        <w:ind w:left="6836" w:hanging="360"/>
      </w:pPr>
      <w:rPr>
        <w:rFonts w:ascii="Wingdings" w:hAnsi="Wingdings" w:hint="default"/>
      </w:rPr>
    </w:lvl>
  </w:abstractNum>
  <w:abstractNum w:abstractNumId="8">
    <w:nsid w:val="18762E30"/>
    <w:multiLevelType w:val="hybridMultilevel"/>
    <w:tmpl w:val="39840784"/>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9">
    <w:nsid w:val="1B0D0339"/>
    <w:multiLevelType w:val="hybridMultilevel"/>
    <w:tmpl w:val="603A164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nsid w:val="24297237"/>
    <w:multiLevelType w:val="hybridMultilevel"/>
    <w:tmpl w:val="F654889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5C111A7"/>
    <w:multiLevelType w:val="hybridMultilevel"/>
    <w:tmpl w:val="0D086D3C"/>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
    <w:nsid w:val="2777339A"/>
    <w:multiLevelType w:val="hybridMultilevel"/>
    <w:tmpl w:val="D01E9698"/>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3">
    <w:nsid w:val="2B3A0BCA"/>
    <w:multiLevelType w:val="hybridMultilevel"/>
    <w:tmpl w:val="0D086D3C"/>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nsid w:val="2C626A02"/>
    <w:multiLevelType w:val="hybridMultilevel"/>
    <w:tmpl w:val="02DC1706"/>
    <w:lvl w:ilvl="0" w:tplc="0409000F">
      <w:start w:val="1"/>
      <w:numFmt w:val="decimal"/>
      <w:lvlText w:val="%1."/>
      <w:lvlJc w:val="left"/>
      <w:pPr>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5">
    <w:nsid w:val="320B1F29"/>
    <w:multiLevelType w:val="hybridMultilevel"/>
    <w:tmpl w:val="ADB6C95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nsid w:val="32C03B3F"/>
    <w:multiLevelType w:val="hybridMultilevel"/>
    <w:tmpl w:val="EDD822A2"/>
    <w:lvl w:ilvl="0" w:tplc="5E06972C">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
    <w:nsid w:val="39163B8E"/>
    <w:multiLevelType w:val="hybridMultilevel"/>
    <w:tmpl w:val="D070014C"/>
    <w:lvl w:ilvl="0" w:tplc="04090001">
      <w:start w:val="1"/>
      <w:numFmt w:val="bullet"/>
      <w:lvlText w:val=""/>
      <w:lvlJc w:val="left"/>
      <w:pPr>
        <w:ind w:left="1084" w:hanging="360"/>
      </w:pPr>
      <w:rPr>
        <w:rFonts w:ascii="Symbol" w:hAnsi="Symbol" w:hint="default"/>
      </w:rPr>
    </w:lvl>
    <w:lvl w:ilvl="1" w:tplc="04090003" w:tentative="1">
      <w:start w:val="1"/>
      <w:numFmt w:val="bullet"/>
      <w:lvlText w:val="o"/>
      <w:lvlJc w:val="left"/>
      <w:pPr>
        <w:ind w:left="1804" w:hanging="360"/>
      </w:pPr>
      <w:rPr>
        <w:rFonts w:ascii="Courier New" w:hAnsi="Courier New" w:cs="Courier New" w:hint="default"/>
      </w:rPr>
    </w:lvl>
    <w:lvl w:ilvl="2" w:tplc="04090005" w:tentative="1">
      <w:start w:val="1"/>
      <w:numFmt w:val="bullet"/>
      <w:lvlText w:val=""/>
      <w:lvlJc w:val="left"/>
      <w:pPr>
        <w:ind w:left="2524" w:hanging="360"/>
      </w:pPr>
      <w:rPr>
        <w:rFonts w:ascii="Wingdings" w:hAnsi="Wingdings" w:hint="default"/>
      </w:rPr>
    </w:lvl>
    <w:lvl w:ilvl="3" w:tplc="04090001" w:tentative="1">
      <w:start w:val="1"/>
      <w:numFmt w:val="bullet"/>
      <w:lvlText w:val=""/>
      <w:lvlJc w:val="left"/>
      <w:pPr>
        <w:ind w:left="3244" w:hanging="360"/>
      </w:pPr>
      <w:rPr>
        <w:rFonts w:ascii="Symbol" w:hAnsi="Symbol" w:hint="default"/>
      </w:rPr>
    </w:lvl>
    <w:lvl w:ilvl="4" w:tplc="04090003" w:tentative="1">
      <w:start w:val="1"/>
      <w:numFmt w:val="bullet"/>
      <w:lvlText w:val="o"/>
      <w:lvlJc w:val="left"/>
      <w:pPr>
        <w:ind w:left="3964" w:hanging="360"/>
      </w:pPr>
      <w:rPr>
        <w:rFonts w:ascii="Courier New" w:hAnsi="Courier New" w:cs="Courier New" w:hint="default"/>
      </w:rPr>
    </w:lvl>
    <w:lvl w:ilvl="5" w:tplc="04090005" w:tentative="1">
      <w:start w:val="1"/>
      <w:numFmt w:val="bullet"/>
      <w:lvlText w:val=""/>
      <w:lvlJc w:val="left"/>
      <w:pPr>
        <w:ind w:left="4684" w:hanging="360"/>
      </w:pPr>
      <w:rPr>
        <w:rFonts w:ascii="Wingdings" w:hAnsi="Wingdings" w:hint="default"/>
      </w:rPr>
    </w:lvl>
    <w:lvl w:ilvl="6" w:tplc="04090001" w:tentative="1">
      <w:start w:val="1"/>
      <w:numFmt w:val="bullet"/>
      <w:lvlText w:val=""/>
      <w:lvlJc w:val="left"/>
      <w:pPr>
        <w:ind w:left="5404" w:hanging="360"/>
      </w:pPr>
      <w:rPr>
        <w:rFonts w:ascii="Symbol" w:hAnsi="Symbol" w:hint="default"/>
      </w:rPr>
    </w:lvl>
    <w:lvl w:ilvl="7" w:tplc="04090003" w:tentative="1">
      <w:start w:val="1"/>
      <w:numFmt w:val="bullet"/>
      <w:lvlText w:val="o"/>
      <w:lvlJc w:val="left"/>
      <w:pPr>
        <w:ind w:left="6124" w:hanging="360"/>
      </w:pPr>
      <w:rPr>
        <w:rFonts w:ascii="Courier New" w:hAnsi="Courier New" w:cs="Courier New" w:hint="default"/>
      </w:rPr>
    </w:lvl>
    <w:lvl w:ilvl="8" w:tplc="04090005" w:tentative="1">
      <w:start w:val="1"/>
      <w:numFmt w:val="bullet"/>
      <w:lvlText w:val=""/>
      <w:lvlJc w:val="left"/>
      <w:pPr>
        <w:ind w:left="6844" w:hanging="360"/>
      </w:pPr>
      <w:rPr>
        <w:rFonts w:ascii="Wingdings" w:hAnsi="Wingdings" w:hint="default"/>
      </w:rPr>
    </w:lvl>
  </w:abstractNum>
  <w:abstractNum w:abstractNumId="18">
    <w:nsid w:val="3B9A35F6"/>
    <w:multiLevelType w:val="hybridMultilevel"/>
    <w:tmpl w:val="72E889B2"/>
    <w:lvl w:ilvl="0" w:tplc="2688A0F6">
      <w:start w:val="1"/>
      <w:numFmt w:val="decimal"/>
      <w:lvlText w:val="(%1)"/>
      <w:lvlJc w:val="left"/>
      <w:pPr>
        <w:ind w:left="720" w:hanging="360"/>
      </w:pPr>
      <w:rPr>
        <w:rFonts w:cs="Times New Roman" w:hint="default"/>
        <w:b w:val="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9">
    <w:nsid w:val="3C2A4755"/>
    <w:multiLevelType w:val="hybridMultilevel"/>
    <w:tmpl w:val="7F788F0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E5F07E9"/>
    <w:multiLevelType w:val="hybridMultilevel"/>
    <w:tmpl w:val="EDD0F1BC"/>
    <w:lvl w:ilvl="0" w:tplc="B20CF8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00D6C9C"/>
    <w:multiLevelType w:val="hybridMultilevel"/>
    <w:tmpl w:val="72E889B2"/>
    <w:lvl w:ilvl="0" w:tplc="2688A0F6">
      <w:start w:val="1"/>
      <w:numFmt w:val="decimal"/>
      <w:lvlText w:val="(%1)"/>
      <w:lvlJc w:val="left"/>
      <w:pPr>
        <w:ind w:left="720" w:hanging="360"/>
      </w:pPr>
      <w:rPr>
        <w:rFonts w:cs="Times New Roman" w:hint="default"/>
        <w:b w:val="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nsid w:val="41120FD7"/>
    <w:multiLevelType w:val="hybridMultilevel"/>
    <w:tmpl w:val="9EB64A5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3">
    <w:nsid w:val="440E0613"/>
    <w:multiLevelType w:val="hybridMultilevel"/>
    <w:tmpl w:val="81CE30A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4">
    <w:nsid w:val="475D1048"/>
    <w:multiLevelType w:val="hybridMultilevel"/>
    <w:tmpl w:val="B588A1DA"/>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25">
    <w:nsid w:val="4BB527C3"/>
    <w:multiLevelType w:val="hybridMultilevel"/>
    <w:tmpl w:val="79E6F79A"/>
    <w:lvl w:ilvl="0" w:tplc="B44EC9EA">
      <w:start w:val="1"/>
      <w:numFmt w:val="bullet"/>
      <w:lvlText w:val=""/>
      <w:lvlJc w:val="left"/>
      <w:pPr>
        <w:tabs>
          <w:tab w:val="num" w:pos="3240"/>
        </w:tabs>
        <w:ind w:left="3240" w:hanging="360"/>
      </w:pPr>
      <w:rPr>
        <w:rFonts w:ascii="Symbol" w:hAnsi="Symbol" w:hint="default"/>
        <w:sz w:val="20"/>
      </w:rPr>
    </w:lvl>
    <w:lvl w:ilvl="1" w:tplc="A7FCEF06">
      <w:start w:val="1"/>
      <w:numFmt w:val="bullet"/>
      <w:lvlText w:val=""/>
      <w:lvlJc w:val="left"/>
      <w:pPr>
        <w:tabs>
          <w:tab w:val="num" w:pos="1440"/>
        </w:tabs>
        <w:ind w:left="1440" w:hanging="360"/>
      </w:pPr>
      <w:rPr>
        <w:rFonts w:ascii="Symbol" w:hAnsi="Symbol" w:hint="default"/>
        <w:sz w:val="20"/>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4C592BE4"/>
    <w:multiLevelType w:val="hybridMultilevel"/>
    <w:tmpl w:val="F0C69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FBE64BA"/>
    <w:multiLevelType w:val="hybridMultilevel"/>
    <w:tmpl w:val="02DC1706"/>
    <w:lvl w:ilvl="0" w:tplc="0409000F">
      <w:start w:val="1"/>
      <w:numFmt w:val="decimal"/>
      <w:lvlText w:val="%1."/>
      <w:lvlJc w:val="left"/>
      <w:pPr>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8">
    <w:nsid w:val="50FC0989"/>
    <w:multiLevelType w:val="hybridMultilevel"/>
    <w:tmpl w:val="0046C1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14D3A19"/>
    <w:multiLevelType w:val="hybridMultilevel"/>
    <w:tmpl w:val="573AE620"/>
    <w:lvl w:ilvl="0" w:tplc="0A2EC46A">
      <w:start w:val="1"/>
      <w:numFmt w:val="bullet"/>
      <w:lvlText w:val=""/>
      <w:lvlJc w:val="left"/>
      <w:pPr>
        <w:tabs>
          <w:tab w:val="num" w:pos="720"/>
        </w:tabs>
        <w:ind w:left="720" w:hanging="360"/>
      </w:pPr>
      <w:rPr>
        <w:rFonts w:ascii="Wingdings" w:hAnsi="Wingdings" w:hint="default"/>
      </w:rPr>
    </w:lvl>
    <w:lvl w:ilvl="1" w:tplc="94D64CA2" w:tentative="1">
      <w:start w:val="1"/>
      <w:numFmt w:val="bullet"/>
      <w:lvlText w:val=""/>
      <w:lvlJc w:val="left"/>
      <w:pPr>
        <w:tabs>
          <w:tab w:val="num" w:pos="1440"/>
        </w:tabs>
        <w:ind w:left="1440" w:hanging="360"/>
      </w:pPr>
      <w:rPr>
        <w:rFonts w:ascii="Wingdings" w:hAnsi="Wingdings" w:hint="default"/>
      </w:rPr>
    </w:lvl>
    <w:lvl w:ilvl="2" w:tplc="754A0FB2" w:tentative="1">
      <w:start w:val="1"/>
      <w:numFmt w:val="bullet"/>
      <w:lvlText w:val=""/>
      <w:lvlJc w:val="left"/>
      <w:pPr>
        <w:tabs>
          <w:tab w:val="num" w:pos="2160"/>
        </w:tabs>
        <w:ind w:left="2160" w:hanging="360"/>
      </w:pPr>
      <w:rPr>
        <w:rFonts w:ascii="Wingdings" w:hAnsi="Wingdings" w:hint="default"/>
      </w:rPr>
    </w:lvl>
    <w:lvl w:ilvl="3" w:tplc="66B807A6" w:tentative="1">
      <w:start w:val="1"/>
      <w:numFmt w:val="bullet"/>
      <w:lvlText w:val=""/>
      <w:lvlJc w:val="left"/>
      <w:pPr>
        <w:tabs>
          <w:tab w:val="num" w:pos="2880"/>
        </w:tabs>
        <w:ind w:left="2880" w:hanging="360"/>
      </w:pPr>
      <w:rPr>
        <w:rFonts w:ascii="Wingdings" w:hAnsi="Wingdings" w:hint="default"/>
      </w:rPr>
    </w:lvl>
    <w:lvl w:ilvl="4" w:tplc="C6682740" w:tentative="1">
      <w:start w:val="1"/>
      <w:numFmt w:val="bullet"/>
      <w:lvlText w:val=""/>
      <w:lvlJc w:val="left"/>
      <w:pPr>
        <w:tabs>
          <w:tab w:val="num" w:pos="3600"/>
        </w:tabs>
        <w:ind w:left="3600" w:hanging="360"/>
      </w:pPr>
      <w:rPr>
        <w:rFonts w:ascii="Wingdings" w:hAnsi="Wingdings" w:hint="default"/>
      </w:rPr>
    </w:lvl>
    <w:lvl w:ilvl="5" w:tplc="4248464E" w:tentative="1">
      <w:start w:val="1"/>
      <w:numFmt w:val="bullet"/>
      <w:lvlText w:val=""/>
      <w:lvlJc w:val="left"/>
      <w:pPr>
        <w:tabs>
          <w:tab w:val="num" w:pos="4320"/>
        </w:tabs>
        <w:ind w:left="4320" w:hanging="360"/>
      </w:pPr>
      <w:rPr>
        <w:rFonts w:ascii="Wingdings" w:hAnsi="Wingdings" w:hint="default"/>
      </w:rPr>
    </w:lvl>
    <w:lvl w:ilvl="6" w:tplc="88DE1064" w:tentative="1">
      <w:start w:val="1"/>
      <w:numFmt w:val="bullet"/>
      <w:lvlText w:val=""/>
      <w:lvlJc w:val="left"/>
      <w:pPr>
        <w:tabs>
          <w:tab w:val="num" w:pos="5040"/>
        </w:tabs>
        <w:ind w:left="5040" w:hanging="360"/>
      </w:pPr>
      <w:rPr>
        <w:rFonts w:ascii="Wingdings" w:hAnsi="Wingdings" w:hint="default"/>
      </w:rPr>
    </w:lvl>
    <w:lvl w:ilvl="7" w:tplc="537A073C" w:tentative="1">
      <w:start w:val="1"/>
      <w:numFmt w:val="bullet"/>
      <w:lvlText w:val=""/>
      <w:lvlJc w:val="left"/>
      <w:pPr>
        <w:tabs>
          <w:tab w:val="num" w:pos="5760"/>
        </w:tabs>
        <w:ind w:left="5760" w:hanging="360"/>
      </w:pPr>
      <w:rPr>
        <w:rFonts w:ascii="Wingdings" w:hAnsi="Wingdings" w:hint="default"/>
      </w:rPr>
    </w:lvl>
    <w:lvl w:ilvl="8" w:tplc="D6D65B3A" w:tentative="1">
      <w:start w:val="1"/>
      <w:numFmt w:val="bullet"/>
      <w:lvlText w:val=""/>
      <w:lvlJc w:val="left"/>
      <w:pPr>
        <w:tabs>
          <w:tab w:val="num" w:pos="6480"/>
        </w:tabs>
        <w:ind w:left="6480" w:hanging="360"/>
      </w:pPr>
      <w:rPr>
        <w:rFonts w:ascii="Wingdings" w:hAnsi="Wingdings" w:hint="default"/>
      </w:rPr>
    </w:lvl>
  </w:abstractNum>
  <w:abstractNum w:abstractNumId="30">
    <w:nsid w:val="52BE15D3"/>
    <w:multiLevelType w:val="hybridMultilevel"/>
    <w:tmpl w:val="C72A3FA2"/>
    <w:lvl w:ilvl="0" w:tplc="BE02D0A4">
      <w:start w:val="1"/>
      <w:numFmt w:val="decimal"/>
      <w:lvlText w:val="(%1)"/>
      <w:lvlJc w:val="left"/>
      <w:pPr>
        <w:ind w:left="1170" w:hanging="360"/>
      </w:pPr>
      <w:rPr>
        <w:rFonts w:cs="Times New Roman" w:hint="default"/>
        <w:b w:val="0"/>
        <w:vertAlign w:val="baseline"/>
      </w:rPr>
    </w:lvl>
    <w:lvl w:ilvl="1" w:tplc="04090019" w:tentative="1">
      <w:start w:val="1"/>
      <w:numFmt w:val="lowerLetter"/>
      <w:lvlText w:val="%2."/>
      <w:lvlJc w:val="left"/>
      <w:pPr>
        <w:ind w:left="1890" w:hanging="360"/>
      </w:pPr>
      <w:rPr>
        <w:rFonts w:cs="Times New Roman"/>
      </w:rPr>
    </w:lvl>
    <w:lvl w:ilvl="2" w:tplc="0409001B" w:tentative="1">
      <w:start w:val="1"/>
      <w:numFmt w:val="lowerRoman"/>
      <w:lvlText w:val="%3."/>
      <w:lvlJc w:val="right"/>
      <w:pPr>
        <w:ind w:left="2610" w:hanging="180"/>
      </w:pPr>
      <w:rPr>
        <w:rFonts w:cs="Times New Roman"/>
      </w:rPr>
    </w:lvl>
    <w:lvl w:ilvl="3" w:tplc="0409000F" w:tentative="1">
      <w:start w:val="1"/>
      <w:numFmt w:val="decimal"/>
      <w:lvlText w:val="%4."/>
      <w:lvlJc w:val="left"/>
      <w:pPr>
        <w:ind w:left="3330" w:hanging="360"/>
      </w:pPr>
      <w:rPr>
        <w:rFonts w:cs="Times New Roman"/>
      </w:rPr>
    </w:lvl>
    <w:lvl w:ilvl="4" w:tplc="04090019" w:tentative="1">
      <w:start w:val="1"/>
      <w:numFmt w:val="lowerLetter"/>
      <w:lvlText w:val="%5."/>
      <w:lvlJc w:val="left"/>
      <w:pPr>
        <w:ind w:left="4050" w:hanging="360"/>
      </w:pPr>
      <w:rPr>
        <w:rFonts w:cs="Times New Roman"/>
      </w:rPr>
    </w:lvl>
    <w:lvl w:ilvl="5" w:tplc="0409001B" w:tentative="1">
      <w:start w:val="1"/>
      <w:numFmt w:val="lowerRoman"/>
      <w:lvlText w:val="%6."/>
      <w:lvlJc w:val="right"/>
      <w:pPr>
        <w:ind w:left="4770" w:hanging="180"/>
      </w:pPr>
      <w:rPr>
        <w:rFonts w:cs="Times New Roman"/>
      </w:rPr>
    </w:lvl>
    <w:lvl w:ilvl="6" w:tplc="0409000F" w:tentative="1">
      <w:start w:val="1"/>
      <w:numFmt w:val="decimal"/>
      <w:lvlText w:val="%7."/>
      <w:lvlJc w:val="left"/>
      <w:pPr>
        <w:ind w:left="5490" w:hanging="360"/>
      </w:pPr>
      <w:rPr>
        <w:rFonts w:cs="Times New Roman"/>
      </w:rPr>
    </w:lvl>
    <w:lvl w:ilvl="7" w:tplc="04090019" w:tentative="1">
      <w:start w:val="1"/>
      <w:numFmt w:val="lowerLetter"/>
      <w:lvlText w:val="%8."/>
      <w:lvlJc w:val="left"/>
      <w:pPr>
        <w:ind w:left="6210" w:hanging="360"/>
      </w:pPr>
      <w:rPr>
        <w:rFonts w:cs="Times New Roman"/>
      </w:rPr>
    </w:lvl>
    <w:lvl w:ilvl="8" w:tplc="0409001B" w:tentative="1">
      <w:start w:val="1"/>
      <w:numFmt w:val="lowerRoman"/>
      <w:lvlText w:val="%9."/>
      <w:lvlJc w:val="right"/>
      <w:pPr>
        <w:ind w:left="6930" w:hanging="180"/>
      </w:pPr>
      <w:rPr>
        <w:rFonts w:cs="Times New Roman"/>
      </w:rPr>
    </w:lvl>
  </w:abstractNum>
  <w:abstractNum w:abstractNumId="31">
    <w:nsid w:val="553E740C"/>
    <w:multiLevelType w:val="hybridMultilevel"/>
    <w:tmpl w:val="9DCE4F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564973CB"/>
    <w:multiLevelType w:val="hybridMultilevel"/>
    <w:tmpl w:val="01C8AAE0"/>
    <w:lvl w:ilvl="0" w:tplc="F4701B06">
      <w:start w:val="1"/>
      <w:numFmt w:val="bullet"/>
      <w:lvlText w:val=""/>
      <w:lvlJc w:val="left"/>
      <w:pPr>
        <w:tabs>
          <w:tab w:val="num" w:pos="720"/>
        </w:tabs>
        <w:ind w:left="720" w:hanging="360"/>
      </w:pPr>
      <w:rPr>
        <w:rFonts w:ascii="Wingdings" w:hAnsi="Wingdings" w:hint="default"/>
      </w:rPr>
    </w:lvl>
    <w:lvl w:ilvl="1" w:tplc="3628F7EC" w:tentative="1">
      <w:start w:val="1"/>
      <w:numFmt w:val="bullet"/>
      <w:lvlText w:val=""/>
      <w:lvlJc w:val="left"/>
      <w:pPr>
        <w:tabs>
          <w:tab w:val="num" w:pos="1440"/>
        </w:tabs>
        <w:ind w:left="1440" w:hanging="360"/>
      </w:pPr>
      <w:rPr>
        <w:rFonts w:ascii="Wingdings" w:hAnsi="Wingdings" w:hint="default"/>
      </w:rPr>
    </w:lvl>
    <w:lvl w:ilvl="2" w:tplc="B53C5574" w:tentative="1">
      <w:start w:val="1"/>
      <w:numFmt w:val="bullet"/>
      <w:lvlText w:val=""/>
      <w:lvlJc w:val="left"/>
      <w:pPr>
        <w:tabs>
          <w:tab w:val="num" w:pos="2160"/>
        </w:tabs>
        <w:ind w:left="2160" w:hanging="360"/>
      </w:pPr>
      <w:rPr>
        <w:rFonts w:ascii="Wingdings" w:hAnsi="Wingdings" w:hint="default"/>
      </w:rPr>
    </w:lvl>
    <w:lvl w:ilvl="3" w:tplc="CB5C0698" w:tentative="1">
      <w:start w:val="1"/>
      <w:numFmt w:val="bullet"/>
      <w:lvlText w:val=""/>
      <w:lvlJc w:val="left"/>
      <w:pPr>
        <w:tabs>
          <w:tab w:val="num" w:pos="2880"/>
        </w:tabs>
        <w:ind w:left="2880" w:hanging="360"/>
      </w:pPr>
      <w:rPr>
        <w:rFonts w:ascii="Wingdings" w:hAnsi="Wingdings" w:hint="default"/>
      </w:rPr>
    </w:lvl>
    <w:lvl w:ilvl="4" w:tplc="4C4A3AA2" w:tentative="1">
      <w:start w:val="1"/>
      <w:numFmt w:val="bullet"/>
      <w:lvlText w:val=""/>
      <w:lvlJc w:val="left"/>
      <w:pPr>
        <w:tabs>
          <w:tab w:val="num" w:pos="3600"/>
        </w:tabs>
        <w:ind w:left="3600" w:hanging="360"/>
      </w:pPr>
      <w:rPr>
        <w:rFonts w:ascii="Wingdings" w:hAnsi="Wingdings" w:hint="default"/>
      </w:rPr>
    </w:lvl>
    <w:lvl w:ilvl="5" w:tplc="EB12BAF8" w:tentative="1">
      <w:start w:val="1"/>
      <w:numFmt w:val="bullet"/>
      <w:lvlText w:val=""/>
      <w:lvlJc w:val="left"/>
      <w:pPr>
        <w:tabs>
          <w:tab w:val="num" w:pos="4320"/>
        </w:tabs>
        <w:ind w:left="4320" w:hanging="360"/>
      </w:pPr>
      <w:rPr>
        <w:rFonts w:ascii="Wingdings" w:hAnsi="Wingdings" w:hint="default"/>
      </w:rPr>
    </w:lvl>
    <w:lvl w:ilvl="6" w:tplc="5684560C" w:tentative="1">
      <w:start w:val="1"/>
      <w:numFmt w:val="bullet"/>
      <w:lvlText w:val=""/>
      <w:lvlJc w:val="left"/>
      <w:pPr>
        <w:tabs>
          <w:tab w:val="num" w:pos="5040"/>
        </w:tabs>
        <w:ind w:left="5040" w:hanging="360"/>
      </w:pPr>
      <w:rPr>
        <w:rFonts w:ascii="Wingdings" w:hAnsi="Wingdings" w:hint="default"/>
      </w:rPr>
    </w:lvl>
    <w:lvl w:ilvl="7" w:tplc="68865BAC" w:tentative="1">
      <w:start w:val="1"/>
      <w:numFmt w:val="bullet"/>
      <w:lvlText w:val=""/>
      <w:lvlJc w:val="left"/>
      <w:pPr>
        <w:tabs>
          <w:tab w:val="num" w:pos="5760"/>
        </w:tabs>
        <w:ind w:left="5760" w:hanging="360"/>
      </w:pPr>
      <w:rPr>
        <w:rFonts w:ascii="Wingdings" w:hAnsi="Wingdings" w:hint="default"/>
      </w:rPr>
    </w:lvl>
    <w:lvl w:ilvl="8" w:tplc="4A6C96F6" w:tentative="1">
      <w:start w:val="1"/>
      <w:numFmt w:val="bullet"/>
      <w:lvlText w:val=""/>
      <w:lvlJc w:val="left"/>
      <w:pPr>
        <w:tabs>
          <w:tab w:val="num" w:pos="6480"/>
        </w:tabs>
        <w:ind w:left="6480" w:hanging="360"/>
      </w:pPr>
      <w:rPr>
        <w:rFonts w:ascii="Wingdings" w:hAnsi="Wingdings" w:hint="default"/>
      </w:rPr>
    </w:lvl>
  </w:abstractNum>
  <w:abstractNum w:abstractNumId="33">
    <w:nsid w:val="56DB558E"/>
    <w:multiLevelType w:val="hybridMultilevel"/>
    <w:tmpl w:val="CAFC9E8C"/>
    <w:lvl w:ilvl="0" w:tplc="0409000F">
      <w:start w:val="1"/>
      <w:numFmt w:val="decimal"/>
      <w:lvlText w:val="%1."/>
      <w:lvlJc w:val="left"/>
      <w:pPr>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4">
    <w:nsid w:val="57800E1C"/>
    <w:multiLevelType w:val="hybridMultilevel"/>
    <w:tmpl w:val="69EE29F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5">
    <w:nsid w:val="5A3B5912"/>
    <w:multiLevelType w:val="hybridMultilevel"/>
    <w:tmpl w:val="97FC49B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5DCB7845"/>
    <w:multiLevelType w:val="hybridMultilevel"/>
    <w:tmpl w:val="875A096A"/>
    <w:lvl w:ilvl="0" w:tplc="AA0AE9A2">
      <w:start w:val="1"/>
      <w:numFmt w:val="bullet"/>
      <w:lvlText w:val=""/>
      <w:lvlJc w:val="left"/>
      <w:pPr>
        <w:tabs>
          <w:tab w:val="num" w:pos="540"/>
        </w:tabs>
        <w:ind w:left="540" w:hanging="360"/>
      </w:pPr>
      <w:rPr>
        <w:rFonts w:ascii="Wingdings" w:hAnsi="Wingdings" w:hint="default"/>
      </w:rPr>
    </w:lvl>
    <w:lvl w:ilvl="1" w:tplc="A93AC1DA" w:tentative="1">
      <w:start w:val="1"/>
      <w:numFmt w:val="bullet"/>
      <w:lvlText w:val=""/>
      <w:lvlJc w:val="left"/>
      <w:pPr>
        <w:tabs>
          <w:tab w:val="num" w:pos="1260"/>
        </w:tabs>
        <w:ind w:left="1260" w:hanging="360"/>
      </w:pPr>
      <w:rPr>
        <w:rFonts w:ascii="Wingdings" w:hAnsi="Wingdings" w:hint="default"/>
      </w:rPr>
    </w:lvl>
    <w:lvl w:ilvl="2" w:tplc="5CC8D9A6" w:tentative="1">
      <w:start w:val="1"/>
      <w:numFmt w:val="bullet"/>
      <w:lvlText w:val=""/>
      <w:lvlJc w:val="left"/>
      <w:pPr>
        <w:tabs>
          <w:tab w:val="num" w:pos="1980"/>
        </w:tabs>
        <w:ind w:left="1980" w:hanging="360"/>
      </w:pPr>
      <w:rPr>
        <w:rFonts w:ascii="Wingdings" w:hAnsi="Wingdings" w:hint="default"/>
      </w:rPr>
    </w:lvl>
    <w:lvl w:ilvl="3" w:tplc="68E23E3C" w:tentative="1">
      <w:start w:val="1"/>
      <w:numFmt w:val="bullet"/>
      <w:lvlText w:val=""/>
      <w:lvlJc w:val="left"/>
      <w:pPr>
        <w:tabs>
          <w:tab w:val="num" w:pos="2700"/>
        </w:tabs>
        <w:ind w:left="2700" w:hanging="360"/>
      </w:pPr>
      <w:rPr>
        <w:rFonts w:ascii="Wingdings" w:hAnsi="Wingdings" w:hint="default"/>
      </w:rPr>
    </w:lvl>
    <w:lvl w:ilvl="4" w:tplc="E5C2E022" w:tentative="1">
      <w:start w:val="1"/>
      <w:numFmt w:val="bullet"/>
      <w:lvlText w:val=""/>
      <w:lvlJc w:val="left"/>
      <w:pPr>
        <w:tabs>
          <w:tab w:val="num" w:pos="3420"/>
        </w:tabs>
        <w:ind w:left="3420" w:hanging="360"/>
      </w:pPr>
      <w:rPr>
        <w:rFonts w:ascii="Wingdings" w:hAnsi="Wingdings" w:hint="default"/>
      </w:rPr>
    </w:lvl>
    <w:lvl w:ilvl="5" w:tplc="3056C6C6" w:tentative="1">
      <w:start w:val="1"/>
      <w:numFmt w:val="bullet"/>
      <w:lvlText w:val=""/>
      <w:lvlJc w:val="left"/>
      <w:pPr>
        <w:tabs>
          <w:tab w:val="num" w:pos="4140"/>
        </w:tabs>
        <w:ind w:left="4140" w:hanging="360"/>
      </w:pPr>
      <w:rPr>
        <w:rFonts w:ascii="Wingdings" w:hAnsi="Wingdings" w:hint="default"/>
      </w:rPr>
    </w:lvl>
    <w:lvl w:ilvl="6" w:tplc="3474D0D2" w:tentative="1">
      <w:start w:val="1"/>
      <w:numFmt w:val="bullet"/>
      <w:lvlText w:val=""/>
      <w:lvlJc w:val="left"/>
      <w:pPr>
        <w:tabs>
          <w:tab w:val="num" w:pos="4860"/>
        </w:tabs>
        <w:ind w:left="4860" w:hanging="360"/>
      </w:pPr>
      <w:rPr>
        <w:rFonts w:ascii="Wingdings" w:hAnsi="Wingdings" w:hint="default"/>
      </w:rPr>
    </w:lvl>
    <w:lvl w:ilvl="7" w:tplc="BC4E8B0A" w:tentative="1">
      <w:start w:val="1"/>
      <w:numFmt w:val="bullet"/>
      <w:lvlText w:val=""/>
      <w:lvlJc w:val="left"/>
      <w:pPr>
        <w:tabs>
          <w:tab w:val="num" w:pos="5580"/>
        </w:tabs>
        <w:ind w:left="5580" w:hanging="360"/>
      </w:pPr>
      <w:rPr>
        <w:rFonts w:ascii="Wingdings" w:hAnsi="Wingdings" w:hint="default"/>
      </w:rPr>
    </w:lvl>
    <w:lvl w:ilvl="8" w:tplc="9E746F24" w:tentative="1">
      <w:start w:val="1"/>
      <w:numFmt w:val="bullet"/>
      <w:lvlText w:val=""/>
      <w:lvlJc w:val="left"/>
      <w:pPr>
        <w:tabs>
          <w:tab w:val="num" w:pos="6300"/>
        </w:tabs>
        <w:ind w:left="6300" w:hanging="360"/>
      </w:pPr>
      <w:rPr>
        <w:rFonts w:ascii="Wingdings" w:hAnsi="Wingdings" w:hint="default"/>
      </w:rPr>
    </w:lvl>
  </w:abstractNum>
  <w:abstractNum w:abstractNumId="37">
    <w:nsid w:val="60137740"/>
    <w:multiLevelType w:val="hybridMultilevel"/>
    <w:tmpl w:val="580406B0"/>
    <w:lvl w:ilvl="0" w:tplc="C71C284E">
      <w:start w:val="1"/>
      <w:numFmt w:val="bullet"/>
      <w:lvlText w:val=""/>
      <w:lvlJc w:val="left"/>
      <w:pPr>
        <w:tabs>
          <w:tab w:val="num" w:pos="720"/>
        </w:tabs>
        <w:ind w:left="720" w:hanging="360"/>
      </w:pPr>
      <w:rPr>
        <w:rFonts w:ascii="Wingdings" w:hAnsi="Wingdings" w:hint="default"/>
      </w:rPr>
    </w:lvl>
    <w:lvl w:ilvl="1" w:tplc="BE24E6FC" w:tentative="1">
      <w:start w:val="1"/>
      <w:numFmt w:val="bullet"/>
      <w:lvlText w:val=""/>
      <w:lvlJc w:val="left"/>
      <w:pPr>
        <w:tabs>
          <w:tab w:val="num" w:pos="1440"/>
        </w:tabs>
        <w:ind w:left="1440" w:hanging="360"/>
      </w:pPr>
      <w:rPr>
        <w:rFonts w:ascii="Wingdings" w:hAnsi="Wingdings" w:hint="default"/>
      </w:rPr>
    </w:lvl>
    <w:lvl w:ilvl="2" w:tplc="FF92254E" w:tentative="1">
      <w:start w:val="1"/>
      <w:numFmt w:val="bullet"/>
      <w:lvlText w:val=""/>
      <w:lvlJc w:val="left"/>
      <w:pPr>
        <w:tabs>
          <w:tab w:val="num" w:pos="2160"/>
        </w:tabs>
        <w:ind w:left="2160" w:hanging="360"/>
      </w:pPr>
      <w:rPr>
        <w:rFonts w:ascii="Wingdings" w:hAnsi="Wingdings" w:hint="default"/>
      </w:rPr>
    </w:lvl>
    <w:lvl w:ilvl="3" w:tplc="A7E80B0C" w:tentative="1">
      <w:start w:val="1"/>
      <w:numFmt w:val="bullet"/>
      <w:lvlText w:val=""/>
      <w:lvlJc w:val="left"/>
      <w:pPr>
        <w:tabs>
          <w:tab w:val="num" w:pos="2880"/>
        </w:tabs>
        <w:ind w:left="2880" w:hanging="360"/>
      </w:pPr>
      <w:rPr>
        <w:rFonts w:ascii="Wingdings" w:hAnsi="Wingdings" w:hint="default"/>
      </w:rPr>
    </w:lvl>
    <w:lvl w:ilvl="4" w:tplc="072684C4" w:tentative="1">
      <w:start w:val="1"/>
      <w:numFmt w:val="bullet"/>
      <w:lvlText w:val=""/>
      <w:lvlJc w:val="left"/>
      <w:pPr>
        <w:tabs>
          <w:tab w:val="num" w:pos="3600"/>
        </w:tabs>
        <w:ind w:left="3600" w:hanging="360"/>
      </w:pPr>
      <w:rPr>
        <w:rFonts w:ascii="Wingdings" w:hAnsi="Wingdings" w:hint="default"/>
      </w:rPr>
    </w:lvl>
    <w:lvl w:ilvl="5" w:tplc="D124E7CE" w:tentative="1">
      <w:start w:val="1"/>
      <w:numFmt w:val="bullet"/>
      <w:lvlText w:val=""/>
      <w:lvlJc w:val="left"/>
      <w:pPr>
        <w:tabs>
          <w:tab w:val="num" w:pos="4320"/>
        </w:tabs>
        <w:ind w:left="4320" w:hanging="360"/>
      </w:pPr>
      <w:rPr>
        <w:rFonts w:ascii="Wingdings" w:hAnsi="Wingdings" w:hint="default"/>
      </w:rPr>
    </w:lvl>
    <w:lvl w:ilvl="6" w:tplc="47A60350" w:tentative="1">
      <w:start w:val="1"/>
      <w:numFmt w:val="bullet"/>
      <w:lvlText w:val=""/>
      <w:lvlJc w:val="left"/>
      <w:pPr>
        <w:tabs>
          <w:tab w:val="num" w:pos="5040"/>
        </w:tabs>
        <w:ind w:left="5040" w:hanging="360"/>
      </w:pPr>
      <w:rPr>
        <w:rFonts w:ascii="Wingdings" w:hAnsi="Wingdings" w:hint="default"/>
      </w:rPr>
    </w:lvl>
    <w:lvl w:ilvl="7" w:tplc="7F0C66F0" w:tentative="1">
      <w:start w:val="1"/>
      <w:numFmt w:val="bullet"/>
      <w:lvlText w:val=""/>
      <w:lvlJc w:val="left"/>
      <w:pPr>
        <w:tabs>
          <w:tab w:val="num" w:pos="5760"/>
        </w:tabs>
        <w:ind w:left="5760" w:hanging="360"/>
      </w:pPr>
      <w:rPr>
        <w:rFonts w:ascii="Wingdings" w:hAnsi="Wingdings" w:hint="default"/>
      </w:rPr>
    </w:lvl>
    <w:lvl w:ilvl="8" w:tplc="7506DA0A" w:tentative="1">
      <w:start w:val="1"/>
      <w:numFmt w:val="bullet"/>
      <w:lvlText w:val=""/>
      <w:lvlJc w:val="left"/>
      <w:pPr>
        <w:tabs>
          <w:tab w:val="num" w:pos="6480"/>
        </w:tabs>
        <w:ind w:left="6480" w:hanging="360"/>
      </w:pPr>
      <w:rPr>
        <w:rFonts w:ascii="Wingdings" w:hAnsi="Wingdings" w:hint="default"/>
      </w:rPr>
    </w:lvl>
  </w:abstractNum>
  <w:abstractNum w:abstractNumId="38">
    <w:nsid w:val="64D51952"/>
    <w:multiLevelType w:val="hybridMultilevel"/>
    <w:tmpl w:val="4B70767C"/>
    <w:lvl w:ilvl="0" w:tplc="F47AA84E">
      <w:start w:val="1"/>
      <w:numFmt w:val="bullet"/>
      <w:lvlText w:val=""/>
      <w:lvlJc w:val="left"/>
      <w:pPr>
        <w:tabs>
          <w:tab w:val="num" w:pos="720"/>
        </w:tabs>
        <w:ind w:left="720" w:hanging="360"/>
      </w:pPr>
      <w:rPr>
        <w:rFonts w:ascii="Wingdings" w:hAnsi="Wingdings" w:hint="default"/>
      </w:rPr>
    </w:lvl>
    <w:lvl w:ilvl="1" w:tplc="3F503F62" w:tentative="1">
      <w:start w:val="1"/>
      <w:numFmt w:val="bullet"/>
      <w:lvlText w:val=""/>
      <w:lvlJc w:val="left"/>
      <w:pPr>
        <w:tabs>
          <w:tab w:val="num" w:pos="1440"/>
        </w:tabs>
        <w:ind w:left="1440" w:hanging="360"/>
      </w:pPr>
      <w:rPr>
        <w:rFonts w:ascii="Wingdings" w:hAnsi="Wingdings" w:hint="default"/>
      </w:rPr>
    </w:lvl>
    <w:lvl w:ilvl="2" w:tplc="2362DDA6" w:tentative="1">
      <w:start w:val="1"/>
      <w:numFmt w:val="bullet"/>
      <w:lvlText w:val=""/>
      <w:lvlJc w:val="left"/>
      <w:pPr>
        <w:tabs>
          <w:tab w:val="num" w:pos="2160"/>
        </w:tabs>
        <w:ind w:left="2160" w:hanging="360"/>
      </w:pPr>
      <w:rPr>
        <w:rFonts w:ascii="Wingdings" w:hAnsi="Wingdings" w:hint="default"/>
      </w:rPr>
    </w:lvl>
    <w:lvl w:ilvl="3" w:tplc="C1267EE0" w:tentative="1">
      <w:start w:val="1"/>
      <w:numFmt w:val="bullet"/>
      <w:lvlText w:val=""/>
      <w:lvlJc w:val="left"/>
      <w:pPr>
        <w:tabs>
          <w:tab w:val="num" w:pos="2880"/>
        </w:tabs>
        <w:ind w:left="2880" w:hanging="360"/>
      </w:pPr>
      <w:rPr>
        <w:rFonts w:ascii="Wingdings" w:hAnsi="Wingdings" w:hint="default"/>
      </w:rPr>
    </w:lvl>
    <w:lvl w:ilvl="4" w:tplc="FC169EC0" w:tentative="1">
      <w:start w:val="1"/>
      <w:numFmt w:val="bullet"/>
      <w:lvlText w:val=""/>
      <w:lvlJc w:val="left"/>
      <w:pPr>
        <w:tabs>
          <w:tab w:val="num" w:pos="3600"/>
        </w:tabs>
        <w:ind w:left="3600" w:hanging="360"/>
      </w:pPr>
      <w:rPr>
        <w:rFonts w:ascii="Wingdings" w:hAnsi="Wingdings" w:hint="default"/>
      </w:rPr>
    </w:lvl>
    <w:lvl w:ilvl="5" w:tplc="C8CCE4A8" w:tentative="1">
      <w:start w:val="1"/>
      <w:numFmt w:val="bullet"/>
      <w:lvlText w:val=""/>
      <w:lvlJc w:val="left"/>
      <w:pPr>
        <w:tabs>
          <w:tab w:val="num" w:pos="4320"/>
        </w:tabs>
        <w:ind w:left="4320" w:hanging="360"/>
      </w:pPr>
      <w:rPr>
        <w:rFonts w:ascii="Wingdings" w:hAnsi="Wingdings" w:hint="default"/>
      </w:rPr>
    </w:lvl>
    <w:lvl w:ilvl="6" w:tplc="C172D528" w:tentative="1">
      <w:start w:val="1"/>
      <w:numFmt w:val="bullet"/>
      <w:lvlText w:val=""/>
      <w:lvlJc w:val="left"/>
      <w:pPr>
        <w:tabs>
          <w:tab w:val="num" w:pos="5040"/>
        </w:tabs>
        <w:ind w:left="5040" w:hanging="360"/>
      </w:pPr>
      <w:rPr>
        <w:rFonts w:ascii="Wingdings" w:hAnsi="Wingdings" w:hint="default"/>
      </w:rPr>
    </w:lvl>
    <w:lvl w:ilvl="7" w:tplc="EDB4B704" w:tentative="1">
      <w:start w:val="1"/>
      <w:numFmt w:val="bullet"/>
      <w:lvlText w:val=""/>
      <w:lvlJc w:val="left"/>
      <w:pPr>
        <w:tabs>
          <w:tab w:val="num" w:pos="5760"/>
        </w:tabs>
        <w:ind w:left="5760" w:hanging="360"/>
      </w:pPr>
      <w:rPr>
        <w:rFonts w:ascii="Wingdings" w:hAnsi="Wingdings" w:hint="default"/>
      </w:rPr>
    </w:lvl>
    <w:lvl w:ilvl="8" w:tplc="9F6C8BEE" w:tentative="1">
      <w:start w:val="1"/>
      <w:numFmt w:val="bullet"/>
      <w:lvlText w:val=""/>
      <w:lvlJc w:val="left"/>
      <w:pPr>
        <w:tabs>
          <w:tab w:val="num" w:pos="6480"/>
        </w:tabs>
        <w:ind w:left="6480" w:hanging="360"/>
      </w:pPr>
      <w:rPr>
        <w:rFonts w:ascii="Wingdings" w:hAnsi="Wingdings" w:hint="default"/>
      </w:rPr>
    </w:lvl>
  </w:abstractNum>
  <w:abstractNum w:abstractNumId="39">
    <w:nsid w:val="64EC7BD1"/>
    <w:multiLevelType w:val="hybridMultilevel"/>
    <w:tmpl w:val="858A88CA"/>
    <w:lvl w:ilvl="0" w:tplc="EEA4D36C">
      <w:start w:val="1"/>
      <w:numFmt w:val="decimal"/>
      <w:lvlText w:val="(%1)"/>
      <w:lvlJc w:val="left"/>
      <w:pPr>
        <w:ind w:left="750" w:hanging="39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0">
    <w:nsid w:val="6D535C20"/>
    <w:multiLevelType w:val="hybridMultilevel"/>
    <w:tmpl w:val="226A8B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0082BE7"/>
    <w:multiLevelType w:val="hybridMultilevel"/>
    <w:tmpl w:val="1C703E28"/>
    <w:lvl w:ilvl="0" w:tplc="38F6AA84">
      <w:start w:val="1"/>
      <w:numFmt w:val="decimal"/>
      <w:lvlText w:val="%1."/>
      <w:lvlJc w:val="left"/>
      <w:pPr>
        <w:ind w:left="4140" w:hanging="360"/>
      </w:pPr>
      <w:rPr>
        <w:rFonts w:cs="Times New Roman" w:hint="default"/>
      </w:rPr>
    </w:lvl>
    <w:lvl w:ilvl="1" w:tplc="04090019" w:tentative="1">
      <w:start w:val="1"/>
      <w:numFmt w:val="lowerLetter"/>
      <w:lvlText w:val="%2."/>
      <w:lvlJc w:val="left"/>
      <w:pPr>
        <w:ind w:left="2430" w:hanging="360"/>
      </w:pPr>
      <w:rPr>
        <w:rFonts w:cs="Times New Roman"/>
      </w:rPr>
    </w:lvl>
    <w:lvl w:ilvl="2" w:tplc="0409001B" w:tentative="1">
      <w:start w:val="1"/>
      <w:numFmt w:val="lowerRoman"/>
      <w:lvlText w:val="%3."/>
      <w:lvlJc w:val="right"/>
      <w:pPr>
        <w:ind w:left="3150" w:hanging="180"/>
      </w:pPr>
      <w:rPr>
        <w:rFonts w:cs="Times New Roman"/>
      </w:rPr>
    </w:lvl>
    <w:lvl w:ilvl="3" w:tplc="0409000F" w:tentative="1">
      <w:start w:val="1"/>
      <w:numFmt w:val="decimal"/>
      <w:lvlText w:val="%4."/>
      <w:lvlJc w:val="left"/>
      <w:pPr>
        <w:ind w:left="3870" w:hanging="360"/>
      </w:pPr>
      <w:rPr>
        <w:rFonts w:cs="Times New Roman"/>
      </w:rPr>
    </w:lvl>
    <w:lvl w:ilvl="4" w:tplc="04090019" w:tentative="1">
      <w:start w:val="1"/>
      <w:numFmt w:val="lowerLetter"/>
      <w:lvlText w:val="%5."/>
      <w:lvlJc w:val="left"/>
      <w:pPr>
        <w:ind w:left="4590" w:hanging="360"/>
      </w:pPr>
      <w:rPr>
        <w:rFonts w:cs="Times New Roman"/>
      </w:rPr>
    </w:lvl>
    <w:lvl w:ilvl="5" w:tplc="0409001B" w:tentative="1">
      <w:start w:val="1"/>
      <w:numFmt w:val="lowerRoman"/>
      <w:lvlText w:val="%6."/>
      <w:lvlJc w:val="right"/>
      <w:pPr>
        <w:ind w:left="5310" w:hanging="180"/>
      </w:pPr>
      <w:rPr>
        <w:rFonts w:cs="Times New Roman"/>
      </w:rPr>
    </w:lvl>
    <w:lvl w:ilvl="6" w:tplc="0409000F" w:tentative="1">
      <w:start w:val="1"/>
      <w:numFmt w:val="decimal"/>
      <w:lvlText w:val="%7."/>
      <w:lvlJc w:val="left"/>
      <w:pPr>
        <w:ind w:left="6030" w:hanging="360"/>
      </w:pPr>
      <w:rPr>
        <w:rFonts w:cs="Times New Roman"/>
      </w:rPr>
    </w:lvl>
    <w:lvl w:ilvl="7" w:tplc="04090019" w:tentative="1">
      <w:start w:val="1"/>
      <w:numFmt w:val="lowerLetter"/>
      <w:lvlText w:val="%8."/>
      <w:lvlJc w:val="left"/>
      <w:pPr>
        <w:ind w:left="6750" w:hanging="360"/>
      </w:pPr>
      <w:rPr>
        <w:rFonts w:cs="Times New Roman"/>
      </w:rPr>
    </w:lvl>
    <w:lvl w:ilvl="8" w:tplc="0409001B" w:tentative="1">
      <w:start w:val="1"/>
      <w:numFmt w:val="lowerRoman"/>
      <w:lvlText w:val="%9."/>
      <w:lvlJc w:val="right"/>
      <w:pPr>
        <w:ind w:left="7470" w:hanging="180"/>
      </w:pPr>
      <w:rPr>
        <w:rFonts w:cs="Times New Roman"/>
      </w:rPr>
    </w:lvl>
  </w:abstractNum>
  <w:abstractNum w:abstractNumId="42">
    <w:nsid w:val="71412319"/>
    <w:multiLevelType w:val="hybridMultilevel"/>
    <w:tmpl w:val="58EE1830"/>
    <w:lvl w:ilvl="0" w:tplc="1F069406">
      <w:start w:val="1"/>
      <w:numFmt w:val="decimal"/>
      <w:lvlText w:val="(%1)"/>
      <w:lvlJc w:val="left"/>
      <w:pPr>
        <w:ind w:left="927" w:hanging="360"/>
      </w:pPr>
      <w:rPr>
        <w:rFonts w:cs="Times New Roman" w:hint="default"/>
        <w:b w:val="0"/>
      </w:rPr>
    </w:lvl>
    <w:lvl w:ilvl="1" w:tplc="04090019" w:tentative="1">
      <w:start w:val="1"/>
      <w:numFmt w:val="lowerLetter"/>
      <w:lvlText w:val="%2."/>
      <w:lvlJc w:val="left"/>
      <w:pPr>
        <w:ind w:left="1647" w:hanging="360"/>
      </w:pPr>
      <w:rPr>
        <w:rFonts w:cs="Times New Roman"/>
      </w:rPr>
    </w:lvl>
    <w:lvl w:ilvl="2" w:tplc="0409001B" w:tentative="1">
      <w:start w:val="1"/>
      <w:numFmt w:val="lowerRoman"/>
      <w:lvlText w:val="%3."/>
      <w:lvlJc w:val="right"/>
      <w:pPr>
        <w:ind w:left="2367" w:hanging="180"/>
      </w:pPr>
      <w:rPr>
        <w:rFonts w:cs="Times New Roman"/>
      </w:rPr>
    </w:lvl>
    <w:lvl w:ilvl="3" w:tplc="0409000F" w:tentative="1">
      <w:start w:val="1"/>
      <w:numFmt w:val="decimal"/>
      <w:lvlText w:val="%4."/>
      <w:lvlJc w:val="left"/>
      <w:pPr>
        <w:ind w:left="3087" w:hanging="360"/>
      </w:pPr>
      <w:rPr>
        <w:rFonts w:cs="Times New Roman"/>
      </w:rPr>
    </w:lvl>
    <w:lvl w:ilvl="4" w:tplc="04090019" w:tentative="1">
      <w:start w:val="1"/>
      <w:numFmt w:val="lowerLetter"/>
      <w:lvlText w:val="%5."/>
      <w:lvlJc w:val="left"/>
      <w:pPr>
        <w:ind w:left="3807" w:hanging="360"/>
      </w:pPr>
      <w:rPr>
        <w:rFonts w:cs="Times New Roman"/>
      </w:rPr>
    </w:lvl>
    <w:lvl w:ilvl="5" w:tplc="0409001B" w:tentative="1">
      <w:start w:val="1"/>
      <w:numFmt w:val="lowerRoman"/>
      <w:lvlText w:val="%6."/>
      <w:lvlJc w:val="right"/>
      <w:pPr>
        <w:ind w:left="4527" w:hanging="180"/>
      </w:pPr>
      <w:rPr>
        <w:rFonts w:cs="Times New Roman"/>
      </w:rPr>
    </w:lvl>
    <w:lvl w:ilvl="6" w:tplc="0409000F" w:tentative="1">
      <w:start w:val="1"/>
      <w:numFmt w:val="decimal"/>
      <w:lvlText w:val="%7."/>
      <w:lvlJc w:val="left"/>
      <w:pPr>
        <w:ind w:left="5247" w:hanging="360"/>
      </w:pPr>
      <w:rPr>
        <w:rFonts w:cs="Times New Roman"/>
      </w:rPr>
    </w:lvl>
    <w:lvl w:ilvl="7" w:tplc="04090019" w:tentative="1">
      <w:start w:val="1"/>
      <w:numFmt w:val="lowerLetter"/>
      <w:lvlText w:val="%8."/>
      <w:lvlJc w:val="left"/>
      <w:pPr>
        <w:ind w:left="5967" w:hanging="360"/>
      </w:pPr>
      <w:rPr>
        <w:rFonts w:cs="Times New Roman"/>
      </w:rPr>
    </w:lvl>
    <w:lvl w:ilvl="8" w:tplc="0409001B" w:tentative="1">
      <w:start w:val="1"/>
      <w:numFmt w:val="lowerRoman"/>
      <w:lvlText w:val="%9."/>
      <w:lvlJc w:val="right"/>
      <w:pPr>
        <w:ind w:left="6687" w:hanging="180"/>
      </w:pPr>
      <w:rPr>
        <w:rFonts w:cs="Times New Roman"/>
      </w:rPr>
    </w:lvl>
  </w:abstractNum>
  <w:abstractNum w:abstractNumId="43">
    <w:nsid w:val="754A5E08"/>
    <w:multiLevelType w:val="hybridMultilevel"/>
    <w:tmpl w:val="40EE4CFC"/>
    <w:lvl w:ilvl="0" w:tplc="C56E9B8E">
      <w:start w:val="1"/>
      <w:numFmt w:val="bullet"/>
      <w:lvlText w:val=""/>
      <w:lvlJc w:val="left"/>
      <w:pPr>
        <w:tabs>
          <w:tab w:val="num" w:pos="720"/>
        </w:tabs>
        <w:ind w:left="720" w:hanging="360"/>
      </w:pPr>
      <w:rPr>
        <w:rFonts w:ascii="Wingdings" w:hAnsi="Wingdings" w:hint="default"/>
      </w:rPr>
    </w:lvl>
    <w:lvl w:ilvl="1" w:tplc="2794BC74" w:tentative="1">
      <w:start w:val="1"/>
      <w:numFmt w:val="bullet"/>
      <w:lvlText w:val=""/>
      <w:lvlJc w:val="left"/>
      <w:pPr>
        <w:tabs>
          <w:tab w:val="num" w:pos="1440"/>
        </w:tabs>
        <w:ind w:left="1440" w:hanging="360"/>
      </w:pPr>
      <w:rPr>
        <w:rFonts w:ascii="Wingdings" w:hAnsi="Wingdings" w:hint="default"/>
      </w:rPr>
    </w:lvl>
    <w:lvl w:ilvl="2" w:tplc="260C22EA" w:tentative="1">
      <w:start w:val="1"/>
      <w:numFmt w:val="bullet"/>
      <w:lvlText w:val=""/>
      <w:lvlJc w:val="left"/>
      <w:pPr>
        <w:tabs>
          <w:tab w:val="num" w:pos="2160"/>
        </w:tabs>
        <w:ind w:left="2160" w:hanging="360"/>
      </w:pPr>
      <w:rPr>
        <w:rFonts w:ascii="Wingdings" w:hAnsi="Wingdings" w:hint="default"/>
      </w:rPr>
    </w:lvl>
    <w:lvl w:ilvl="3" w:tplc="E9F05450" w:tentative="1">
      <w:start w:val="1"/>
      <w:numFmt w:val="bullet"/>
      <w:lvlText w:val=""/>
      <w:lvlJc w:val="left"/>
      <w:pPr>
        <w:tabs>
          <w:tab w:val="num" w:pos="2880"/>
        </w:tabs>
        <w:ind w:left="2880" w:hanging="360"/>
      </w:pPr>
      <w:rPr>
        <w:rFonts w:ascii="Wingdings" w:hAnsi="Wingdings" w:hint="default"/>
      </w:rPr>
    </w:lvl>
    <w:lvl w:ilvl="4" w:tplc="00C622AA" w:tentative="1">
      <w:start w:val="1"/>
      <w:numFmt w:val="bullet"/>
      <w:lvlText w:val=""/>
      <w:lvlJc w:val="left"/>
      <w:pPr>
        <w:tabs>
          <w:tab w:val="num" w:pos="3600"/>
        </w:tabs>
        <w:ind w:left="3600" w:hanging="360"/>
      </w:pPr>
      <w:rPr>
        <w:rFonts w:ascii="Wingdings" w:hAnsi="Wingdings" w:hint="default"/>
      </w:rPr>
    </w:lvl>
    <w:lvl w:ilvl="5" w:tplc="2340D1A0" w:tentative="1">
      <w:start w:val="1"/>
      <w:numFmt w:val="bullet"/>
      <w:lvlText w:val=""/>
      <w:lvlJc w:val="left"/>
      <w:pPr>
        <w:tabs>
          <w:tab w:val="num" w:pos="4320"/>
        </w:tabs>
        <w:ind w:left="4320" w:hanging="360"/>
      </w:pPr>
      <w:rPr>
        <w:rFonts w:ascii="Wingdings" w:hAnsi="Wingdings" w:hint="default"/>
      </w:rPr>
    </w:lvl>
    <w:lvl w:ilvl="6" w:tplc="9F52915C" w:tentative="1">
      <w:start w:val="1"/>
      <w:numFmt w:val="bullet"/>
      <w:lvlText w:val=""/>
      <w:lvlJc w:val="left"/>
      <w:pPr>
        <w:tabs>
          <w:tab w:val="num" w:pos="5040"/>
        </w:tabs>
        <w:ind w:left="5040" w:hanging="360"/>
      </w:pPr>
      <w:rPr>
        <w:rFonts w:ascii="Wingdings" w:hAnsi="Wingdings" w:hint="default"/>
      </w:rPr>
    </w:lvl>
    <w:lvl w:ilvl="7" w:tplc="E484382E" w:tentative="1">
      <w:start w:val="1"/>
      <w:numFmt w:val="bullet"/>
      <w:lvlText w:val=""/>
      <w:lvlJc w:val="left"/>
      <w:pPr>
        <w:tabs>
          <w:tab w:val="num" w:pos="5760"/>
        </w:tabs>
        <w:ind w:left="5760" w:hanging="360"/>
      </w:pPr>
      <w:rPr>
        <w:rFonts w:ascii="Wingdings" w:hAnsi="Wingdings" w:hint="default"/>
      </w:rPr>
    </w:lvl>
    <w:lvl w:ilvl="8" w:tplc="C7BC031C" w:tentative="1">
      <w:start w:val="1"/>
      <w:numFmt w:val="bullet"/>
      <w:lvlText w:val=""/>
      <w:lvlJc w:val="left"/>
      <w:pPr>
        <w:tabs>
          <w:tab w:val="num" w:pos="6480"/>
        </w:tabs>
        <w:ind w:left="6480" w:hanging="360"/>
      </w:pPr>
      <w:rPr>
        <w:rFonts w:ascii="Wingdings" w:hAnsi="Wingdings" w:hint="default"/>
      </w:rPr>
    </w:lvl>
  </w:abstractNum>
  <w:abstractNum w:abstractNumId="44">
    <w:nsid w:val="75AD5172"/>
    <w:multiLevelType w:val="hybridMultilevel"/>
    <w:tmpl w:val="A89AA8CA"/>
    <w:lvl w:ilvl="0" w:tplc="0409000F">
      <w:start w:val="1"/>
      <w:numFmt w:val="decimal"/>
      <w:lvlText w:val="%1."/>
      <w:lvlJc w:val="left"/>
      <w:pPr>
        <w:tabs>
          <w:tab w:val="num" w:pos="900"/>
        </w:tabs>
        <w:ind w:left="900" w:hanging="360"/>
      </w:pPr>
      <w:rPr>
        <w:rFonts w:cs="Times New Roman" w:hint="default"/>
        <w:color w:val="auto"/>
      </w:rPr>
    </w:lvl>
    <w:lvl w:ilvl="1" w:tplc="04090003" w:tentative="1">
      <w:start w:val="1"/>
      <w:numFmt w:val="bullet"/>
      <w:lvlText w:val="o"/>
      <w:lvlJc w:val="left"/>
      <w:pPr>
        <w:tabs>
          <w:tab w:val="num" w:pos="1620"/>
        </w:tabs>
        <w:ind w:left="1620" w:hanging="360"/>
      </w:pPr>
      <w:rPr>
        <w:rFonts w:ascii="Courier New" w:hAnsi="Courier New" w:hint="default"/>
      </w:rPr>
    </w:lvl>
    <w:lvl w:ilvl="2" w:tplc="04090005" w:tentative="1">
      <w:start w:val="1"/>
      <w:numFmt w:val="bullet"/>
      <w:lvlText w:val=""/>
      <w:lvlJc w:val="left"/>
      <w:pPr>
        <w:tabs>
          <w:tab w:val="num" w:pos="2340"/>
        </w:tabs>
        <w:ind w:left="2340" w:hanging="360"/>
      </w:pPr>
      <w:rPr>
        <w:rFonts w:ascii="Wingdings" w:hAnsi="Wingdings" w:hint="default"/>
      </w:rPr>
    </w:lvl>
    <w:lvl w:ilvl="3" w:tplc="04090001" w:tentative="1">
      <w:start w:val="1"/>
      <w:numFmt w:val="bullet"/>
      <w:lvlText w:val=""/>
      <w:lvlJc w:val="left"/>
      <w:pPr>
        <w:tabs>
          <w:tab w:val="num" w:pos="3060"/>
        </w:tabs>
        <w:ind w:left="3060" w:hanging="360"/>
      </w:pPr>
      <w:rPr>
        <w:rFonts w:ascii="Symbol" w:hAnsi="Symbol" w:hint="default"/>
      </w:rPr>
    </w:lvl>
    <w:lvl w:ilvl="4" w:tplc="04090003" w:tentative="1">
      <w:start w:val="1"/>
      <w:numFmt w:val="bullet"/>
      <w:lvlText w:val="o"/>
      <w:lvlJc w:val="left"/>
      <w:pPr>
        <w:tabs>
          <w:tab w:val="num" w:pos="3780"/>
        </w:tabs>
        <w:ind w:left="3780" w:hanging="360"/>
      </w:pPr>
      <w:rPr>
        <w:rFonts w:ascii="Courier New" w:hAnsi="Courier New" w:hint="default"/>
      </w:rPr>
    </w:lvl>
    <w:lvl w:ilvl="5" w:tplc="04090005" w:tentative="1">
      <w:start w:val="1"/>
      <w:numFmt w:val="bullet"/>
      <w:lvlText w:val=""/>
      <w:lvlJc w:val="left"/>
      <w:pPr>
        <w:tabs>
          <w:tab w:val="num" w:pos="4500"/>
        </w:tabs>
        <w:ind w:left="4500" w:hanging="360"/>
      </w:pPr>
      <w:rPr>
        <w:rFonts w:ascii="Wingdings" w:hAnsi="Wingdings" w:hint="default"/>
      </w:rPr>
    </w:lvl>
    <w:lvl w:ilvl="6" w:tplc="04090001" w:tentative="1">
      <w:start w:val="1"/>
      <w:numFmt w:val="bullet"/>
      <w:lvlText w:val=""/>
      <w:lvlJc w:val="left"/>
      <w:pPr>
        <w:tabs>
          <w:tab w:val="num" w:pos="5220"/>
        </w:tabs>
        <w:ind w:left="5220" w:hanging="360"/>
      </w:pPr>
      <w:rPr>
        <w:rFonts w:ascii="Symbol" w:hAnsi="Symbol" w:hint="default"/>
      </w:rPr>
    </w:lvl>
    <w:lvl w:ilvl="7" w:tplc="04090003" w:tentative="1">
      <w:start w:val="1"/>
      <w:numFmt w:val="bullet"/>
      <w:lvlText w:val="o"/>
      <w:lvlJc w:val="left"/>
      <w:pPr>
        <w:tabs>
          <w:tab w:val="num" w:pos="5940"/>
        </w:tabs>
        <w:ind w:left="5940" w:hanging="360"/>
      </w:pPr>
      <w:rPr>
        <w:rFonts w:ascii="Courier New" w:hAnsi="Courier New" w:hint="default"/>
      </w:rPr>
    </w:lvl>
    <w:lvl w:ilvl="8" w:tplc="04090005" w:tentative="1">
      <w:start w:val="1"/>
      <w:numFmt w:val="bullet"/>
      <w:lvlText w:val=""/>
      <w:lvlJc w:val="left"/>
      <w:pPr>
        <w:tabs>
          <w:tab w:val="num" w:pos="6660"/>
        </w:tabs>
        <w:ind w:left="6660" w:hanging="360"/>
      </w:pPr>
      <w:rPr>
        <w:rFonts w:ascii="Wingdings" w:hAnsi="Wingdings" w:hint="default"/>
      </w:rPr>
    </w:lvl>
  </w:abstractNum>
  <w:abstractNum w:abstractNumId="45">
    <w:nsid w:val="77E3249F"/>
    <w:multiLevelType w:val="hybridMultilevel"/>
    <w:tmpl w:val="8CF6323E"/>
    <w:lvl w:ilvl="0" w:tplc="D68E8214">
      <w:start w:val="1"/>
      <w:numFmt w:val="bullet"/>
      <w:lvlText w:val=""/>
      <w:lvlJc w:val="left"/>
      <w:pPr>
        <w:tabs>
          <w:tab w:val="num" w:pos="720"/>
        </w:tabs>
        <w:ind w:left="720" w:hanging="360"/>
      </w:pPr>
      <w:rPr>
        <w:rFonts w:ascii="Wingdings" w:hAnsi="Wingdings" w:hint="default"/>
      </w:rPr>
    </w:lvl>
    <w:lvl w:ilvl="1" w:tplc="CFD82F28" w:tentative="1">
      <w:start w:val="1"/>
      <w:numFmt w:val="bullet"/>
      <w:lvlText w:val=""/>
      <w:lvlJc w:val="left"/>
      <w:pPr>
        <w:tabs>
          <w:tab w:val="num" w:pos="1440"/>
        </w:tabs>
        <w:ind w:left="1440" w:hanging="360"/>
      </w:pPr>
      <w:rPr>
        <w:rFonts w:ascii="Wingdings" w:hAnsi="Wingdings" w:hint="default"/>
      </w:rPr>
    </w:lvl>
    <w:lvl w:ilvl="2" w:tplc="91C6BCE8" w:tentative="1">
      <w:start w:val="1"/>
      <w:numFmt w:val="bullet"/>
      <w:lvlText w:val=""/>
      <w:lvlJc w:val="left"/>
      <w:pPr>
        <w:tabs>
          <w:tab w:val="num" w:pos="2160"/>
        </w:tabs>
        <w:ind w:left="2160" w:hanging="360"/>
      </w:pPr>
      <w:rPr>
        <w:rFonts w:ascii="Wingdings" w:hAnsi="Wingdings" w:hint="default"/>
      </w:rPr>
    </w:lvl>
    <w:lvl w:ilvl="3" w:tplc="C3D42824" w:tentative="1">
      <w:start w:val="1"/>
      <w:numFmt w:val="bullet"/>
      <w:lvlText w:val=""/>
      <w:lvlJc w:val="left"/>
      <w:pPr>
        <w:tabs>
          <w:tab w:val="num" w:pos="2880"/>
        </w:tabs>
        <w:ind w:left="2880" w:hanging="360"/>
      </w:pPr>
      <w:rPr>
        <w:rFonts w:ascii="Wingdings" w:hAnsi="Wingdings" w:hint="default"/>
      </w:rPr>
    </w:lvl>
    <w:lvl w:ilvl="4" w:tplc="65FC0E6C" w:tentative="1">
      <w:start w:val="1"/>
      <w:numFmt w:val="bullet"/>
      <w:lvlText w:val=""/>
      <w:lvlJc w:val="left"/>
      <w:pPr>
        <w:tabs>
          <w:tab w:val="num" w:pos="3600"/>
        </w:tabs>
        <w:ind w:left="3600" w:hanging="360"/>
      </w:pPr>
      <w:rPr>
        <w:rFonts w:ascii="Wingdings" w:hAnsi="Wingdings" w:hint="default"/>
      </w:rPr>
    </w:lvl>
    <w:lvl w:ilvl="5" w:tplc="ABDA36C8" w:tentative="1">
      <w:start w:val="1"/>
      <w:numFmt w:val="bullet"/>
      <w:lvlText w:val=""/>
      <w:lvlJc w:val="left"/>
      <w:pPr>
        <w:tabs>
          <w:tab w:val="num" w:pos="4320"/>
        </w:tabs>
        <w:ind w:left="4320" w:hanging="360"/>
      </w:pPr>
      <w:rPr>
        <w:rFonts w:ascii="Wingdings" w:hAnsi="Wingdings" w:hint="default"/>
      </w:rPr>
    </w:lvl>
    <w:lvl w:ilvl="6" w:tplc="161ED910" w:tentative="1">
      <w:start w:val="1"/>
      <w:numFmt w:val="bullet"/>
      <w:lvlText w:val=""/>
      <w:lvlJc w:val="left"/>
      <w:pPr>
        <w:tabs>
          <w:tab w:val="num" w:pos="5040"/>
        </w:tabs>
        <w:ind w:left="5040" w:hanging="360"/>
      </w:pPr>
      <w:rPr>
        <w:rFonts w:ascii="Wingdings" w:hAnsi="Wingdings" w:hint="default"/>
      </w:rPr>
    </w:lvl>
    <w:lvl w:ilvl="7" w:tplc="DD1E716C" w:tentative="1">
      <w:start w:val="1"/>
      <w:numFmt w:val="bullet"/>
      <w:lvlText w:val=""/>
      <w:lvlJc w:val="left"/>
      <w:pPr>
        <w:tabs>
          <w:tab w:val="num" w:pos="5760"/>
        </w:tabs>
        <w:ind w:left="5760" w:hanging="360"/>
      </w:pPr>
      <w:rPr>
        <w:rFonts w:ascii="Wingdings" w:hAnsi="Wingdings" w:hint="default"/>
      </w:rPr>
    </w:lvl>
    <w:lvl w:ilvl="8" w:tplc="9746D5AC" w:tentative="1">
      <w:start w:val="1"/>
      <w:numFmt w:val="bullet"/>
      <w:lvlText w:val=""/>
      <w:lvlJc w:val="left"/>
      <w:pPr>
        <w:tabs>
          <w:tab w:val="num" w:pos="6480"/>
        </w:tabs>
        <w:ind w:left="6480" w:hanging="360"/>
      </w:pPr>
      <w:rPr>
        <w:rFonts w:ascii="Wingdings" w:hAnsi="Wingdings" w:hint="default"/>
      </w:rPr>
    </w:lvl>
  </w:abstractNum>
  <w:abstractNum w:abstractNumId="46">
    <w:nsid w:val="795A4272"/>
    <w:multiLevelType w:val="hybridMultilevel"/>
    <w:tmpl w:val="D9DED956"/>
    <w:lvl w:ilvl="0" w:tplc="0409000F">
      <w:start w:val="1"/>
      <w:numFmt w:val="decimal"/>
      <w:lvlText w:val="%1."/>
      <w:lvlJc w:val="left"/>
      <w:pPr>
        <w:ind w:left="720" w:hanging="360"/>
      </w:pPr>
      <w:rPr>
        <w:rFonts w:cs="Times New Roman"/>
      </w:rPr>
    </w:lvl>
    <w:lvl w:ilvl="1" w:tplc="2F88D23C">
      <w:start w:val="1"/>
      <w:numFmt w:val="decimal"/>
      <w:lvlText w:val="%2."/>
      <w:lvlJc w:val="left"/>
      <w:pPr>
        <w:ind w:left="1440" w:hanging="360"/>
      </w:pPr>
      <w:rPr>
        <w:rFonts w:ascii="Times New Roman" w:eastAsia="Times New Roman" w:hAnsi="Times New Roman"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7">
    <w:nsid w:val="79725600"/>
    <w:multiLevelType w:val="hybridMultilevel"/>
    <w:tmpl w:val="01D2561A"/>
    <w:lvl w:ilvl="0" w:tplc="0409000F">
      <w:start w:val="1"/>
      <w:numFmt w:val="decimal"/>
      <w:lvlText w:val="%1."/>
      <w:lvlJc w:val="left"/>
      <w:pPr>
        <w:ind w:left="81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31"/>
  </w:num>
  <w:num w:numId="2">
    <w:abstractNumId w:val="46"/>
  </w:num>
  <w:num w:numId="3">
    <w:abstractNumId w:val="25"/>
  </w:num>
  <w:num w:numId="4">
    <w:abstractNumId w:val="36"/>
  </w:num>
  <w:num w:numId="5">
    <w:abstractNumId w:val="40"/>
  </w:num>
  <w:num w:numId="6">
    <w:abstractNumId w:val="29"/>
  </w:num>
  <w:num w:numId="7">
    <w:abstractNumId w:val="32"/>
  </w:num>
  <w:num w:numId="8">
    <w:abstractNumId w:val="38"/>
  </w:num>
  <w:num w:numId="9">
    <w:abstractNumId w:val="28"/>
  </w:num>
  <w:num w:numId="10">
    <w:abstractNumId w:val="4"/>
  </w:num>
  <w:num w:numId="11">
    <w:abstractNumId w:val="43"/>
  </w:num>
  <w:num w:numId="12">
    <w:abstractNumId w:val="7"/>
  </w:num>
  <w:num w:numId="13">
    <w:abstractNumId w:val="41"/>
  </w:num>
  <w:num w:numId="14">
    <w:abstractNumId w:val="3"/>
  </w:num>
  <w:num w:numId="15">
    <w:abstractNumId w:val="35"/>
  </w:num>
  <w:num w:numId="16">
    <w:abstractNumId w:val="2"/>
  </w:num>
  <w:num w:numId="17">
    <w:abstractNumId w:val="5"/>
  </w:num>
  <w:num w:numId="18">
    <w:abstractNumId w:val="9"/>
  </w:num>
  <w:num w:numId="19">
    <w:abstractNumId w:val="6"/>
  </w:num>
  <w:num w:numId="20">
    <w:abstractNumId w:val="0"/>
  </w:num>
  <w:num w:numId="21">
    <w:abstractNumId w:val="44"/>
  </w:num>
  <w:num w:numId="22">
    <w:abstractNumId w:val="19"/>
  </w:num>
  <w:num w:numId="23">
    <w:abstractNumId w:val="10"/>
  </w:num>
  <w:num w:numId="24">
    <w:abstractNumId w:val="1"/>
  </w:num>
  <w:num w:numId="25">
    <w:abstractNumId w:val="47"/>
  </w:num>
  <w:num w:numId="26">
    <w:abstractNumId w:val="34"/>
  </w:num>
  <w:num w:numId="27">
    <w:abstractNumId w:val="13"/>
  </w:num>
  <w:num w:numId="28">
    <w:abstractNumId w:val="23"/>
  </w:num>
  <w:num w:numId="29">
    <w:abstractNumId w:val="11"/>
  </w:num>
  <w:num w:numId="30">
    <w:abstractNumId w:val="16"/>
  </w:num>
  <w:num w:numId="31">
    <w:abstractNumId w:val="45"/>
  </w:num>
  <w:num w:numId="32">
    <w:abstractNumId w:val="37"/>
  </w:num>
  <w:num w:numId="33">
    <w:abstractNumId w:val="15"/>
  </w:num>
  <w:num w:numId="34">
    <w:abstractNumId w:val="39"/>
  </w:num>
  <w:num w:numId="35">
    <w:abstractNumId w:val="42"/>
  </w:num>
  <w:num w:numId="36">
    <w:abstractNumId w:val="30"/>
  </w:num>
  <w:num w:numId="37">
    <w:abstractNumId w:val="26"/>
  </w:num>
  <w:num w:numId="38">
    <w:abstractNumId w:val="24"/>
  </w:num>
  <w:num w:numId="39">
    <w:abstractNumId w:val="27"/>
  </w:num>
  <w:num w:numId="40">
    <w:abstractNumId w:val="33"/>
  </w:num>
  <w:num w:numId="41">
    <w:abstractNumId w:val="17"/>
  </w:num>
  <w:num w:numId="42">
    <w:abstractNumId w:val="21"/>
  </w:num>
  <w:num w:numId="43">
    <w:abstractNumId w:val="18"/>
  </w:num>
  <w:num w:numId="44">
    <w:abstractNumId w:val="22"/>
  </w:num>
  <w:num w:numId="45">
    <w:abstractNumId w:val="12"/>
  </w:num>
  <w:num w:numId="46">
    <w:abstractNumId w:val="8"/>
  </w:num>
  <w:num w:numId="47">
    <w:abstractNumId w:val="14"/>
  </w:num>
  <w:num w:numId="48">
    <w:abstractNumId w:val="2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unil S. Chirayath">
    <w15:presenceInfo w15:providerId="AD" w15:userId="S-1-5-21-73586283-839522115-1708537768-12774"/>
  </w15:person>
  <w15:person w15:author="Charles M. Folden III">
    <w15:presenceInfo w15:providerId="None" w15:userId="Charles M. Folden III"/>
  </w15:person>
  <w15:person w15:author="sunil">
    <w15:presenceInfo w15:providerId="None" w15:userId="sunil"/>
  </w15:person>
  <w15:person w15:author="Tarun K. Bhardwaj">
    <w15:presenceInfo w15:providerId="AD" w15:userId="S-1-5-21-73586283-839522115-1708537768-1842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4BE0"/>
    <w:rsid w:val="000021B3"/>
    <w:rsid w:val="00007106"/>
    <w:rsid w:val="000079AE"/>
    <w:rsid w:val="000103A7"/>
    <w:rsid w:val="00011C1A"/>
    <w:rsid w:val="0001203D"/>
    <w:rsid w:val="0001509C"/>
    <w:rsid w:val="00015891"/>
    <w:rsid w:val="000160D7"/>
    <w:rsid w:val="000206A1"/>
    <w:rsid w:val="000216A7"/>
    <w:rsid w:val="000247C8"/>
    <w:rsid w:val="0002605B"/>
    <w:rsid w:val="00033012"/>
    <w:rsid w:val="0003433B"/>
    <w:rsid w:val="00037295"/>
    <w:rsid w:val="00043382"/>
    <w:rsid w:val="00043E2F"/>
    <w:rsid w:val="00044BFE"/>
    <w:rsid w:val="00045B75"/>
    <w:rsid w:val="0005084B"/>
    <w:rsid w:val="00051457"/>
    <w:rsid w:val="00051BA3"/>
    <w:rsid w:val="000521BB"/>
    <w:rsid w:val="00054276"/>
    <w:rsid w:val="000578C3"/>
    <w:rsid w:val="000605AB"/>
    <w:rsid w:val="00062B99"/>
    <w:rsid w:val="00067006"/>
    <w:rsid w:val="00072080"/>
    <w:rsid w:val="00073733"/>
    <w:rsid w:val="00073EA4"/>
    <w:rsid w:val="00073F0D"/>
    <w:rsid w:val="00074356"/>
    <w:rsid w:val="0007756C"/>
    <w:rsid w:val="0007771B"/>
    <w:rsid w:val="0008051A"/>
    <w:rsid w:val="00080D76"/>
    <w:rsid w:val="0008543B"/>
    <w:rsid w:val="000909EF"/>
    <w:rsid w:val="000910F4"/>
    <w:rsid w:val="0009318E"/>
    <w:rsid w:val="0009592A"/>
    <w:rsid w:val="00096F33"/>
    <w:rsid w:val="000A0BD7"/>
    <w:rsid w:val="000A0F4E"/>
    <w:rsid w:val="000A124B"/>
    <w:rsid w:val="000A6671"/>
    <w:rsid w:val="000B0EF4"/>
    <w:rsid w:val="000B161A"/>
    <w:rsid w:val="000B47FD"/>
    <w:rsid w:val="000B4982"/>
    <w:rsid w:val="000B72B0"/>
    <w:rsid w:val="000C656A"/>
    <w:rsid w:val="000D12EB"/>
    <w:rsid w:val="000D6D3E"/>
    <w:rsid w:val="000D758C"/>
    <w:rsid w:val="000E1C2B"/>
    <w:rsid w:val="000E2A9A"/>
    <w:rsid w:val="000E3745"/>
    <w:rsid w:val="000F3226"/>
    <w:rsid w:val="000F6342"/>
    <w:rsid w:val="000F6E26"/>
    <w:rsid w:val="001016E2"/>
    <w:rsid w:val="001032BF"/>
    <w:rsid w:val="001036AE"/>
    <w:rsid w:val="001140AB"/>
    <w:rsid w:val="001149DA"/>
    <w:rsid w:val="001153F6"/>
    <w:rsid w:val="00115DA5"/>
    <w:rsid w:val="001220E5"/>
    <w:rsid w:val="001226FA"/>
    <w:rsid w:val="00122FAC"/>
    <w:rsid w:val="00123D6E"/>
    <w:rsid w:val="00127C88"/>
    <w:rsid w:val="0013009F"/>
    <w:rsid w:val="001346E0"/>
    <w:rsid w:val="00136B8F"/>
    <w:rsid w:val="00136F97"/>
    <w:rsid w:val="00137A3C"/>
    <w:rsid w:val="00141F1D"/>
    <w:rsid w:val="00142738"/>
    <w:rsid w:val="00143711"/>
    <w:rsid w:val="00144421"/>
    <w:rsid w:val="001453DA"/>
    <w:rsid w:val="00145515"/>
    <w:rsid w:val="001467AD"/>
    <w:rsid w:val="00155B64"/>
    <w:rsid w:val="00155F1C"/>
    <w:rsid w:val="00157BB0"/>
    <w:rsid w:val="00161E5C"/>
    <w:rsid w:val="00163856"/>
    <w:rsid w:val="00167BCB"/>
    <w:rsid w:val="00167FFB"/>
    <w:rsid w:val="00170409"/>
    <w:rsid w:val="001722E2"/>
    <w:rsid w:val="00174413"/>
    <w:rsid w:val="00175C40"/>
    <w:rsid w:val="001765A1"/>
    <w:rsid w:val="0018497B"/>
    <w:rsid w:val="001904CE"/>
    <w:rsid w:val="00191479"/>
    <w:rsid w:val="00191C85"/>
    <w:rsid w:val="00194E80"/>
    <w:rsid w:val="00196C4C"/>
    <w:rsid w:val="001A1F6E"/>
    <w:rsid w:val="001B01DC"/>
    <w:rsid w:val="001B0B94"/>
    <w:rsid w:val="001B3680"/>
    <w:rsid w:val="001C377E"/>
    <w:rsid w:val="001C445F"/>
    <w:rsid w:val="001C67BF"/>
    <w:rsid w:val="001C6847"/>
    <w:rsid w:val="001C78FF"/>
    <w:rsid w:val="001E2A13"/>
    <w:rsid w:val="001E4FFE"/>
    <w:rsid w:val="001F36AC"/>
    <w:rsid w:val="001F6AE0"/>
    <w:rsid w:val="00202179"/>
    <w:rsid w:val="00202318"/>
    <w:rsid w:val="0020484C"/>
    <w:rsid w:val="0021033B"/>
    <w:rsid w:val="00210C00"/>
    <w:rsid w:val="002156A3"/>
    <w:rsid w:val="002165CC"/>
    <w:rsid w:val="00216C57"/>
    <w:rsid w:val="00221808"/>
    <w:rsid w:val="00225272"/>
    <w:rsid w:val="00225576"/>
    <w:rsid w:val="00225EB3"/>
    <w:rsid w:val="00234286"/>
    <w:rsid w:val="00234E52"/>
    <w:rsid w:val="00237188"/>
    <w:rsid w:val="00243C69"/>
    <w:rsid w:val="00243DF6"/>
    <w:rsid w:val="002462DC"/>
    <w:rsid w:val="00247C2A"/>
    <w:rsid w:val="00250315"/>
    <w:rsid w:val="00250485"/>
    <w:rsid w:val="00250AED"/>
    <w:rsid w:val="00252156"/>
    <w:rsid w:val="002560D5"/>
    <w:rsid w:val="00260601"/>
    <w:rsid w:val="00261B45"/>
    <w:rsid w:val="00280997"/>
    <w:rsid w:val="00281A00"/>
    <w:rsid w:val="0028600A"/>
    <w:rsid w:val="00290426"/>
    <w:rsid w:val="002909FF"/>
    <w:rsid w:val="002914C1"/>
    <w:rsid w:val="00292AB9"/>
    <w:rsid w:val="002939FA"/>
    <w:rsid w:val="002A2BD2"/>
    <w:rsid w:val="002A34F4"/>
    <w:rsid w:val="002A44AC"/>
    <w:rsid w:val="002A4C39"/>
    <w:rsid w:val="002A5E17"/>
    <w:rsid w:val="002B01B9"/>
    <w:rsid w:val="002B4AFF"/>
    <w:rsid w:val="002B555E"/>
    <w:rsid w:val="002B68C4"/>
    <w:rsid w:val="002C305F"/>
    <w:rsid w:val="002C5359"/>
    <w:rsid w:val="002C67F0"/>
    <w:rsid w:val="002D086A"/>
    <w:rsid w:val="002D3251"/>
    <w:rsid w:val="002D41AA"/>
    <w:rsid w:val="002D449B"/>
    <w:rsid w:val="002E0766"/>
    <w:rsid w:val="002E70DE"/>
    <w:rsid w:val="002F0A24"/>
    <w:rsid w:val="002F5A1E"/>
    <w:rsid w:val="003002FB"/>
    <w:rsid w:val="0030088C"/>
    <w:rsid w:val="0030644A"/>
    <w:rsid w:val="00306566"/>
    <w:rsid w:val="00307411"/>
    <w:rsid w:val="00310D22"/>
    <w:rsid w:val="00313FC5"/>
    <w:rsid w:val="0031421B"/>
    <w:rsid w:val="00315A11"/>
    <w:rsid w:val="003213EE"/>
    <w:rsid w:val="0032175E"/>
    <w:rsid w:val="003245EC"/>
    <w:rsid w:val="0032690E"/>
    <w:rsid w:val="00326DBB"/>
    <w:rsid w:val="0032781F"/>
    <w:rsid w:val="003354B4"/>
    <w:rsid w:val="0033581B"/>
    <w:rsid w:val="00336770"/>
    <w:rsid w:val="00343F44"/>
    <w:rsid w:val="00347CF9"/>
    <w:rsid w:val="003504CE"/>
    <w:rsid w:val="0035061E"/>
    <w:rsid w:val="003509E5"/>
    <w:rsid w:val="00352E3F"/>
    <w:rsid w:val="0035380E"/>
    <w:rsid w:val="003538DA"/>
    <w:rsid w:val="003538DC"/>
    <w:rsid w:val="0035654E"/>
    <w:rsid w:val="00356ED8"/>
    <w:rsid w:val="00383DA5"/>
    <w:rsid w:val="003841D8"/>
    <w:rsid w:val="00387633"/>
    <w:rsid w:val="00390356"/>
    <w:rsid w:val="003921F0"/>
    <w:rsid w:val="00392629"/>
    <w:rsid w:val="00396D27"/>
    <w:rsid w:val="00396EEB"/>
    <w:rsid w:val="00397183"/>
    <w:rsid w:val="003979CE"/>
    <w:rsid w:val="003A174E"/>
    <w:rsid w:val="003B1ABD"/>
    <w:rsid w:val="003B5485"/>
    <w:rsid w:val="003B653A"/>
    <w:rsid w:val="003B7108"/>
    <w:rsid w:val="003C3A7D"/>
    <w:rsid w:val="003C52E9"/>
    <w:rsid w:val="003C7B3F"/>
    <w:rsid w:val="003D059F"/>
    <w:rsid w:val="003D0AB9"/>
    <w:rsid w:val="003D3267"/>
    <w:rsid w:val="003D358D"/>
    <w:rsid w:val="003D4940"/>
    <w:rsid w:val="003E24B8"/>
    <w:rsid w:val="003E3C45"/>
    <w:rsid w:val="003E691F"/>
    <w:rsid w:val="003E6CCA"/>
    <w:rsid w:val="003E73FB"/>
    <w:rsid w:val="003F07C4"/>
    <w:rsid w:val="003F131A"/>
    <w:rsid w:val="00401503"/>
    <w:rsid w:val="00401B29"/>
    <w:rsid w:val="00404BEE"/>
    <w:rsid w:val="004078F9"/>
    <w:rsid w:val="00412B7E"/>
    <w:rsid w:val="00413E53"/>
    <w:rsid w:val="004204F7"/>
    <w:rsid w:val="00421361"/>
    <w:rsid w:val="004240BE"/>
    <w:rsid w:val="00424F62"/>
    <w:rsid w:val="0042751D"/>
    <w:rsid w:val="00430B93"/>
    <w:rsid w:val="00432457"/>
    <w:rsid w:val="00432BB2"/>
    <w:rsid w:val="0043378B"/>
    <w:rsid w:val="00434D05"/>
    <w:rsid w:val="00441C48"/>
    <w:rsid w:val="00442426"/>
    <w:rsid w:val="0044505B"/>
    <w:rsid w:val="0044519D"/>
    <w:rsid w:val="004456DC"/>
    <w:rsid w:val="00445B95"/>
    <w:rsid w:val="00446220"/>
    <w:rsid w:val="0045012D"/>
    <w:rsid w:val="00452CB9"/>
    <w:rsid w:val="004536D7"/>
    <w:rsid w:val="00457D0C"/>
    <w:rsid w:val="004630EC"/>
    <w:rsid w:val="00465039"/>
    <w:rsid w:val="0047744B"/>
    <w:rsid w:val="0048044D"/>
    <w:rsid w:val="00481AAE"/>
    <w:rsid w:val="004828BA"/>
    <w:rsid w:val="00485368"/>
    <w:rsid w:val="0048579C"/>
    <w:rsid w:val="004870FE"/>
    <w:rsid w:val="00487461"/>
    <w:rsid w:val="00490A57"/>
    <w:rsid w:val="00495135"/>
    <w:rsid w:val="004968FF"/>
    <w:rsid w:val="00497243"/>
    <w:rsid w:val="004A12AC"/>
    <w:rsid w:val="004A14D7"/>
    <w:rsid w:val="004A28A4"/>
    <w:rsid w:val="004B2554"/>
    <w:rsid w:val="004B25DC"/>
    <w:rsid w:val="004B45A8"/>
    <w:rsid w:val="004B4D7B"/>
    <w:rsid w:val="004B5C04"/>
    <w:rsid w:val="004B74EE"/>
    <w:rsid w:val="004B77C6"/>
    <w:rsid w:val="004C3A01"/>
    <w:rsid w:val="004C609B"/>
    <w:rsid w:val="004C6B90"/>
    <w:rsid w:val="004D1DFD"/>
    <w:rsid w:val="004D4694"/>
    <w:rsid w:val="004D61AA"/>
    <w:rsid w:val="004D6BFC"/>
    <w:rsid w:val="004D6E7B"/>
    <w:rsid w:val="004E5C93"/>
    <w:rsid w:val="004E7CE5"/>
    <w:rsid w:val="004F07F0"/>
    <w:rsid w:val="004F6C65"/>
    <w:rsid w:val="00502343"/>
    <w:rsid w:val="0050368E"/>
    <w:rsid w:val="00504BB5"/>
    <w:rsid w:val="005069DC"/>
    <w:rsid w:val="00510091"/>
    <w:rsid w:val="00511A1E"/>
    <w:rsid w:val="00516FED"/>
    <w:rsid w:val="0051714B"/>
    <w:rsid w:val="00517B08"/>
    <w:rsid w:val="0052057E"/>
    <w:rsid w:val="005221D9"/>
    <w:rsid w:val="00524142"/>
    <w:rsid w:val="00525887"/>
    <w:rsid w:val="0053012F"/>
    <w:rsid w:val="00530B3A"/>
    <w:rsid w:val="00531622"/>
    <w:rsid w:val="00536549"/>
    <w:rsid w:val="005371B8"/>
    <w:rsid w:val="00544F2D"/>
    <w:rsid w:val="005464CF"/>
    <w:rsid w:val="005534E8"/>
    <w:rsid w:val="005537E5"/>
    <w:rsid w:val="00555067"/>
    <w:rsid w:val="00561477"/>
    <w:rsid w:val="00562DB7"/>
    <w:rsid w:val="005649EE"/>
    <w:rsid w:val="00567D16"/>
    <w:rsid w:val="00572B68"/>
    <w:rsid w:val="005755F9"/>
    <w:rsid w:val="00575F41"/>
    <w:rsid w:val="0058350F"/>
    <w:rsid w:val="00584D7E"/>
    <w:rsid w:val="005871E5"/>
    <w:rsid w:val="005915D3"/>
    <w:rsid w:val="0059193F"/>
    <w:rsid w:val="005926A0"/>
    <w:rsid w:val="00594711"/>
    <w:rsid w:val="005A12F8"/>
    <w:rsid w:val="005A1FA4"/>
    <w:rsid w:val="005A3FDA"/>
    <w:rsid w:val="005A4D23"/>
    <w:rsid w:val="005A721F"/>
    <w:rsid w:val="005B128F"/>
    <w:rsid w:val="005B333A"/>
    <w:rsid w:val="005B62F1"/>
    <w:rsid w:val="005B685F"/>
    <w:rsid w:val="005B6CB9"/>
    <w:rsid w:val="005B6EAA"/>
    <w:rsid w:val="005C0340"/>
    <w:rsid w:val="005C0CB4"/>
    <w:rsid w:val="005C3156"/>
    <w:rsid w:val="005C53DB"/>
    <w:rsid w:val="005D0755"/>
    <w:rsid w:val="005D3E84"/>
    <w:rsid w:val="005D4317"/>
    <w:rsid w:val="005D64D6"/>
    <w:rsid w:val="005D7B09"/>
    <w:rsid w:val="005E560D"/>
    <w:rsid w:val="005E7FDB"/>
    <w:rsid w:val="005F29DD"/>
    <w:rsid w:val="006026C7"/>
    <w:rsid w:val="00603A9E"/>
    <w:rsid w:val="006054DE"/>
    <w:rsid w:val="00614248"/>
    <w:rsid w:val="00616D31"/>
    <w:rsid w:val="00620325"/>
    <w:rsid w:val="00626942"/>
    <w:rsid w:val="006359F5"/>
    <w:rsid w:val="0063687E"/>
    <w:rsid w:val="006410C5"/>
    <w:rsid w:val="00643007"/>
    <w:rsid w:val="00645994"/>
    <w:rsid w:val="00650ED6"/>
    <w:rsid w:val="00654A96"/>
    <w:rsid w:val="00655836"/>
    <w:rsid w:val="00656327"/>
    <w:rsid w:val="00656B69"/>
    <w:rsid w:val="00660521"/>
    <w:rsid w:val="00660C8F"/>
    <w:rsid w:val="00660D9C"/>
    <w:rsid w:val="00661F7C"/>
    <w:rsid w:val="00664931"/>
    <w:rsid w:val="006659D8"/>
    <w:rsid w:val="006725D1"/>
    <w:rsid w:val="006728D8"/>
    <w:rsid w:val="00674E5D"/>
    <w:rsid w:val="00675FE0"/>
    <w:rsid w:val="006817CA"/>
    <w:rsid w:val="00682254"/>
    <w:rsid w:val="006825F0"/>
    <w:rsid w:val="00685BE0"/>
    <w:rsid w:val="00686805"/>
    <w:rsid w:val="00687234"/>
    <w:rsid w:val="00692255"/>
    <w:rsid w:val="00696831"/>
    <w:rsid w:val="00697363"/>
    <w:rsid w:val="006A0C02"/>
    <w:rsid w:val="006A74DC"/>
    <w:rsid w:val="006B264C"/>
    <w:rsid w:val="006B367F"/>
    <w:rsid w:val="006C311F"/>
    <w:rsid w:val="006C3D84"/>
    <w:rsid w:val="006C3EDB"/>
    <w:rsid w:val="006C4B7F"/>
    <w:rsid w:val="006D474D"/>
    <w:rsid w:val="006E1810"/>
    <w:rsid w:val="006E376F"/>
    <w:rsid w:val="006E58E5"/>
    <w:rsid w:val="006E630C"/>
    <w:rsid w:val="006E63CC"/>
    <w:rsid w:val="006E7339"/>
    <w:rsid w:val="006F76DE"/>
    <w:rsid w:val="0070339E"/>
    <w:rsid w:val="00713228"/>
    <w:rsid w:val="00716035"/>
    <w:rsid w:val="00721BF2"/>
    <w:rsid w:val="0072512D"/>
    <w:rsid w:val="0073139E"/>
    <w:rsid w:val="007317E1"/>
    <w:rsid w:val="007318ED"/>
    <w:rsid w:val="00731EBD"/>
    <w:rsid w:val="00732527"/>
    <w:rsid w:val="00740B0C"/>
    <w:rsid w:val="00743D0A"/>
    <w:rsid w:val="00744722"/>
    <w:rsid w:val="00744D4A"/>
    <w:rsid w:val="00746CFC"/>
    <w:rsid w:val="00746D86"/>
    <w:rsid w:val="007471A4"/>
    <w:rsid w:val="00747735"/>
    <w:rsid w:val="00747F75"/>
    <w:rsid w:val="007670E8"/>
    <w:rsid w:val="00772331"/>
    <w:rsid w:val="0077255A"/>
    <w:rsid w:val="00775B8F"/>
    <w:rsid w:val="00775D51"/>
    <w:rsid w:val="0078115B"/>
    <w:rsid w:val="00785163"/>
    <w:rsid w:val="007863E7"/>
    <w:rsid w:val="007874EA"/>
    <w:rsid w:val="00795B72"/>
    <w:rsid w:val="007A05C6"/>
    <w:rsid w:val="007A0B64"/>
    <w:rsid w:val="007A7D8B"/>
    <w:rsid w:val="007B4643"/>
    <w:rsid w:val="007B5672"/>
    <w:rsid w:val="007B7184"/>
    <w:rsid w:val="007C01CD"/>
    <w:rsid w:val="007C08AA"/>
    <w:rsid w:val="007C2352"/>
    <w:rsid w:val="007C2530"/>
    <w:rsid w:val="007C5DB6"/>
    <w:rsid w:val="007C6194"/>
    <w:rsid w:val="007D40C2"/>
    <w:rsid w:val="007D67B0"/>
    <w:rsid w:val="007D6E0C"/>
    <w:rsid w:val="007E1216"/>
    <w:rsid w:val="007E22D8"/>
    <w:rsid w:val="007E33E2"/>
    <w:rsid w:val="007E52F1"/>
    <w:rsid w:val="007F0424"/>
    <w:rsid w:val="007F11CC"/>
    <w:rsid w:val="007F18B3"/>
    <w:rsid w:val="007F5F73"/>
    <w:rsid w:val="007F66A6"/>
    <w:rsid w:val="007F66F8"/>
    <w:rsid w:val="0080019F"/>
    <w:rsid w:val="0080276A"/>
    <w:rsid w:val="00806132"/>
    <w:rsid w:val="00806F48"/>
    <w:rsid w:val="00807895"/>
    <w:rsid w:val="00823610"/>
    <w:rsid w:val="00823A75"/>
    <w:rsid w:val="00824BE0"/>
    <w:rsid w:val="00826133"/>
    <w:rsid w:val="00826704"/>
    <w:rsid w:val="00827331"/>
    <w:rsid w:val="00830E30"/>
    <w:rsid w:val="00831010"/>
    <w:rsid w:val="008314DE"/>
    <w:rsid w:val="0083171F"/>
    <w:rsid w:val="00833F8C"/>
    <w:rsid w:val="00852E55"/>
    <w:rsid w:val="00852F01"/>
    <w:rsid w:val="00857B14"/>
    <w:rsid w:val="00865AED"/>
    <w:rsid w:val="00865C1A"/>
    <w:rsid w:val="00865CED"/>
    <w:rsid w:val="00866349"/>
    <w:rsid w:val="0089052F"/>
    <w:rsid w:val="00893662"/>
    <w:rsid w:val="008964DC"/>
    <w:rsid w:val="008A29E7"/>
    <w:rsid w:val="008A3117"/>
    <w:rsid w:val="008A3AAE"/>
    <w:rsid w:val="008A4114"/>
    <w:rsid w:val="008A5963"/>
    <w:rsid w:val="008B02BF"/>
    <w:rsid w:val="008B10D1"/>
    <w:rsid w:val="008B2E9E"/>
    <w:rsid w:val="008B54DE"/>
    <w:rsid w:val="008C0DE4"/>
    <w:rsid w:val="008C13C6"/>
    <w:rsid w:val="008D035B"/>
    <w:rsid w:val="008D37E5"/>
    <w:rsid w:val="008D4087"/>
    <w:rsid w:val="008D5AC7"/>
    <w:rsid w:val="008D6DA7"/>
    <w:rsid w:val="008E0969"/>
    <w:rsid w:val="008E0A4E"/>
    <w:rsid w:val="008E6588"/>
    <w:rsid w:val="008F6073"/>
    <w:rsid w:val="00900E98"/>
    <w:rsid w:val="00905843"/>
    <w:rsid w:val="009061B7"/>
    <w:rsid w:val="009104D7"/>
    <w:rsid w:val="00910E83"/>
    <w:rsid w:val="0091222B"/>
    <w:rsid w:val="00921683"/>
    <w:rsid w:val="00921F41"/>
    <w:rsid w:val="0092203D"/>
    <w:rsid w:val="0092304A"/>
    <w:rsid w:val="00923195"/>
    <w:rsid w:val="00923628"/>
    <w:rsid w:val="009304FF"/>
    <w:rsid w:val="00933CFA"/>
    <w:rsid w:val="00934A1D"/>
    <w:rsid w:val="00937071"/>
    <w:rsid w:val="009372EF"/>
    <w:rsid w:val="00940AF3"/>
    <w:rsid w:val="009414F2"/>
    <w:rsid w:val="009454B1"/>
    <w:rsid w:val="009474E7"/>
    <w:rsid w:val="0095328C"/>
    <w:rsid w:val="009534CA"/>
    <w:rsid w:val="009545D5"/>
    <w:rsid w:val="0095535B"/>
    <w:rsid w:val="00961B00"/>
    <w:rsid w:val="009626B0"/>
    <w:rsid w:val="00963AED"/>
    <w:rsid w:val="0096493D"/>
    <w:rsid w:val="0097255C"/>
    <w:rsid w:val="009739D0"/>
    <w:rsid w:val="0097667B"/>
    <w:rsid w:val="00981AF3"/>
    <w:rsid w:val="00981C04"/>
    <w:rsid w:val="00987197"/>
    <w:rsid w:val="009901D6"/>
    <w:rsid w:val="00991075"/>
    <w:rsid w:val="0099120A"/>
    <w:rsid w:val="009926C8"/>
    <w:rsid w:val="00992C4B"/>
    <w:rsid w:val="00995FD9"/>
    <w:rsid w:val="00997B98"/>
    <w:rsid w:val="00997C91"/>
    <w:rsid w:val="009A0312"/>
    <w:rsid w:val="009A04CF"/>
    <w:rsid w:val="009A167D"/>
    <w:rsid w:val="009A6B3B"/>
    <w:rsid w:val="009B1260"/>
    <w:rsid w:val="009B2792"/>
    <w:rsid w:val="009B4206"/>
    <w:rsid w:val="009B6C9A"/>
    <w:rsid w:val="009C24F7"/>
    <w:rsid w:val="009C3C72"/>
    <w:rsid w:val="009C455C"/>
    <w:rsid w:val="009C519D"/>
    <w:rsid w:val="009C7263"/>
    <w:rsid w:val="009C7792"/>
    <w:rsid w:val="009D3219"/>
    <w:rsid w:val="009D4F7C"/>
    <w:rsid w:val="009E1129"/>
    <w:rsid w:val="009E249D"/>
    <w:rsid w:val="009E3DC9"/>
    <w:rsid w:val="009E4C74"/>
    <w:rsid w:val="009E501E"/>
    <w:rsid w:val="009E7B3D"/>
    <w:rsid w:val="009F0410"/>
    <w:rsid w:val="009F3600"/>
    <w:rsid w:val="009F3782"/>
    <w:rsid w:val="00A034DD"/>
    <w:rsid w:val="00A05FC2"/>
    <w:rsid w:val="00A102BD"/>
    <w:rsid w:val="00A120AF"/>
    <w:rsid w:val="00A168D1"/>
    <w:rsid w:val="00A1778F"/>
    <w:rsid w:val="00A202EE"/>
    <w:rsid w:val="00A208F3"/>
    <w:rsid w:val="00A20EEA"/>
    <w:rsid w:val="00A24570"/>
    <w:rsid w:val="00A279D4"/>
    <w:rsid w:val="00A329D0"/>
    <w:rsid w:val="00A34297"/>
    <w:rsid w:val="00A34CCE"/>
    <w:rsid w:val="00A4127D"/>
    <w:rsid w:val="00A4397A"/>
    <w:rsid w:val="00A4475A"/>
    <w:rsid w:val="00A4671B"/>
    <w:rsid w:val="00A46EF2"/>
    <w:rsid w:val="00A50369"/>
    <w:rsid w:val="00A5067F"/>
    <w:rsid w:val="00A5089E"/>
    <w:rsid w:val="00A51D77"/>
    <w:rsid w:val="00A529CC"/>
    <w:rsid w:val="00A56AD3"/>
    <w:rsid w:val="00A62650"/>
    <w:rsid w:val="00A714C2"/>
    <w:rsid w:val="00A7213D"/>
    <w:rsid w:val="00A73A09"/>
    <w:rsid w:val="00A73B0F"/>
    <w:rsid w:val="00A75A33"/>
    <w:rsid w:val="00A81D06"/>
    <w:rsid w:val="00A84590"/>
    <w:rsid w:val="00A852CF"/>
    <w:rsid w:val="00A855C2"/>
    <w:rsid w:val="00A9079D"/>
    <w:rsid w:val="00AA2B2B"/>
    <w:rsid w:val="00AA32D9"/>
    <w:rsid w:val="00AA35C7"/>
    <w:rsid w:val="00AA5882"/>
    <w:rsid w:val="00AB00D4"/>
    <w:rsid w:val="00AB0E75"/>
    <w:rsid w:val="00AC0ACD"/>
    <w:rsid w:val="00AC2BFE"/>
    <w:rsid w:val="00AC2C7D"/>
    <w:rsid w:val="00AC5F37"/>
    <w:rsid w:val="00AC61E7"/>
    <w:rsid w:val="00AC74BC"/>
    <w:rsid w:val="00AC789B"/>
    <w:rsid w:val="00AD0BC5"/>
    <w:rsid w:val="00AD2966"/>
    <w:rsid w:val="00AD2B61"/>
    <w:rsid w:val="00AD32B8"/>
    <w:rsid w:val="00AD37E4"/>
    <w:rsid w:val="00AD4A5D"/>
    <w:rsid w:val="00AE09F8"/>
    <w:rsid w:val="00AE1C16"/>
    <w:rsid w:val="00AE202C"/>
    <w:rsid w:val="00AE3129"/>
    <w:rsid w:val="00AE399A"/>
    <w:rsid w:val="00AF59D2"/>
    <w:rsid w:val="00B0124D"/>
    <w:rsid w:val="00B04A81"/>
    <w:rsid w:val="00B07E0E"/>
    <w:rsid w:val="00B1163F"/>
    <w:rsid w:val="00B133FB"/>
    <w:rsid w:val="00B13F2B"/>
    <w:rsid w:val="00B1611B"/>
    <w:rsid w:val="00B20CE6"/>
    <w:rsid w:val="00B2183B"/>
    <w:rsid w:val="00B26FAB"/>
    <w:rsid w:val="00B275A8"/>
    <w:rsid w:val="00B30904"/>
    <w:rsid w:val="00B31D82"/>
    <w:rsid w:val="00B42966"/>
    <w:rsid w:val="00B44A73"/>
    <w:rsid w:val="00B6089D"/>
    <w:rsid w:val="00B60B0E"/>
    <w:rsid w:val="00B7269E"/>
    <w:rsid w:val="00B7670B"/>
    <w:rsid w:val="00B81478"/>
    <w:rsid w:val="00B947FB"/>
    <w:rsid w:val="00B9504E"/>
    <w:rsid w:val="00B955B5"/>
    <w:rsid w:val="00BA5545"/>
    <w:rsid w:val="00BA74D7"/>
    <w:rsid w:val="00BB19F2"/>
    <w:rsid w:val="00BB49C7"/>
    <w:rsid w:val="00BC3042"/>
    <w:rsid w:val="00BC44E5"/>
    <w:rsid w:val="00BC725C"/>
    <w:rsid w:val="00BC7F90"/>
    <w:rsid w:val="00BD01DE"/>
    <w:rsid w:val="00BD12A0"/>
    <w:rsid w:val="00BD1A70"/>
    <w:rsid w:val="00BD1ACB"/>
    <w:rsid w:val="00BD6290"/>
    <w:rsid w:val="00BD642A"/>
    <w:rsid w:val="00BE2A7F"/>
    <w:rsid w:val="00BE747E"/>
    <w:rsid w:val="00BF2FCB"/>
    <w:rsid w:val="00BF4631"/>
    <w:rsid w:val="00C03DD2"/>
    <w:rsid w:val="00C06E10"/>
    <w:rsid w:val="00C0743F"/>
    <w:rsid w:val="00C16BD2"/>
    <w:rsid w:val="00C16D1E"/>
    <w:rsid w:val="00C17573"/>
    <w:rsid w:val="00C20EEA"/>
    <w:rsid w:val="00C229D4"/>
    <w:rsid w:val="00C24002"/>
    <w:rsid w:val="00C26AF0"/>
    <w:rsid w:val="00C275E9"/>
    <w:rsid w:val="00C27BC5"/>
    <w:rsid w:val="00C323E9"/>
    <w:rsid w:val="00C34361"/>
    <w:rsid w:val="00C3604E"/>
    <w:rsid w:val="00C36624"/>
    <w:rsid w:val="00C3758A"/>
    <w:rsid w:val="00C42B25"/>
    <w:rsid w:val="00C43A29"/>
    <w:rsid w:val="00C447E3"/>
    <w:rsid w:val="00C45515"/>
    <w:rsid w:val="00C4630D"/>
    <w:rsid w:val="00C509FD"/>
    <w:rsid w:val="00C512CA"/>
    <w:rsid w:val="00C517CD"/>
    <w:rsid w:val="00C5489E"/>
    <w:rsid w:val="00C564F7"/>
    <w:rsid w:val="00C619E0"/>
    <w:rsid w:val="00C621E6"/>
    <w:rsid w:val="00C63B84"/>
    <w:rsid w:val="00C63D3E"/>
    <w:rsid w:val="00C669CA"/>
    <w:rsid w:val="00C679F6"/>
    <w:rsid w:val="00C72D6C"/>
    <w:rsid w:val="00C75042"/>
    <w:rsid w:val="00C75593"/>
    <w:rsid w:val="00C761E1"/>
    <w:rsid w:val="00C7705A"/>
    <w:rsid w:val="00C8116D"/>
    <w:rsid w:val="00C86133"/>
    <w:rsid w:val="00C8678B"/>
    <w:rsid w:val="00C87A7A"/>
    <w:rsid w:val="00C9015F"/>
    <w:rsid w:val="00C94E6B"/>
    <w:rsid w:val="00CA36CD"/>
    <w:rsid w:val="00CA5416"/>
    <w:rsid w:val="00CB204E"/>
    <w:rsid w:val="00CB5AE3"/>
    <w:rsid w:val="00CB68D6"/>
    <w:rsid w:val="00CB7640"/>
    <w:rsid w:val="00CC45AE"/>
    <w:rsid w:val="00CC595D"/>
    <w:rsid w:val="00CC5D20"/>
    <w:rsid w:val="00CD2035"/>
    <w:rsid w:val="00CD33C8"/>
    <w:rsid w:val="00CD4332"/>
    <w:rsid w:val="00CD7967"/>
    <w:rsid w:val="00CE1044"/>
    <w:rsid w:val="00CF1281"/>
    <w:rsid w:val="00CF248B"/>
    <w:rsid w:val="00CF53CE"/>
    <w:rsid w:val="00D04B52"/>
    <w:rsid w:val="00D0519F"/>
    <w:rsid w:val="00D10EC3"/>
    <w:rsid w:val="00D12498"/>
    <w:rsid w:val="00D1447C"/>
    <w:rsid w:val="00D14495"/>
    <w:rsid w:val="00D16AB5"/>
    <w:rsid w:val="00D17EB4"/>
    <w:rsid w:val="00D21CA9"/>
    <w:rsid w:val="00D22B46"/>
    <w:rsid w:val="00D22D95"/>
    <w:rsid w:val="00D31C80"/>
    <w:rsid w:val="00D31DD9"/>
    <w:rsid w:val="00D36C75"/>
    <w:rsid w:val="00D36D67"/>
    <w:rsid w:val="00D3785C"/>
    <w:rsid w:val="00D422AD"/>
    <w:rsid w:val="00D52A6E"/>
    <w:rsid w:val="00D56358"/>
    <w:rsid w:val="00D60641"/>
    <w:rsid w:val="00D6302A"/>
    <w:rsid w:val="00D63BC1"/>
    <w:rsid w:val="00D647A8"/>
    <w:rsid w:val="00D65D7D"/>
    <w:rsid w:val="00D675BB"/>
    <w:rsid w:val="00D67807"/>
    <w:rsid w:val="00D71283"/>
    <w:rsid w:val="00D71B2F"/>
    <w:rsid w:val="00D74911"/>
    <w:rsid w:val="00D75683"/>
    <w:rsid w:val="00D76FCC"/>
    <w:rsid w:val="00D77541"/>
    <w:rsid w:val="00D849A5"/>
    <w:rsid w:val="00D85172"/>
    <w:rsid w:val="00D87A00"/>
    <w:rsid w:val="00D93C25"/>
    <w:rsid w:val="00D9449D"/>
    <w:rsid w:val="00D95B8B"/>
    <w:rsid w:val="00DA25F5"/>
    <w:rsid w:val="00DA3C58"/>
    <w:rsid w:val="00DA63AF"/>
    <w:rsid w:val="00DA7D0E"/>
    <w:rsid w:val="00DB2ABA"/>
    <w:rsid w:val="00DB3E08"/>
    <w:rsid w:val="00DB4B46"/>
    <w:rsid w:val="00DB55D6"/>
    <w:rsid w:val="00DB6A01"/>
    <w:rsid w:val="00DB7089"/>
    <w:rsid w:val="00DB7D80"/>
    <w:rsid w:val="00DC07E8"/>
    <w:rsid w:val="00DC1782"/>
    <w:rsid w:val="00DC21BE"/>
    <w:rsid w:val="00DC39D5"/>
    <w:rsid w:val="00DC438B"/>
    <w:rsid w:val="00DD2694"/>
    <w:rsid w:val="00DD54A4"/>
    <w:rsid w:val="00DD6F1F"/>
    <w:rsid w:val="00DE00B5"/>
    <w:rsid w:val="00DE0F40"/>
    <w:rsid w:val="00DE262F"/>
    <w:rsid w:val="00DE30DE"/>
    <w:rsid w:val="00DE3142"/>
    <w:rsid w:val="00DE3144"/>
    <w:rsid w:val="00DE3FF8"/>
    <w:rsid w:val="00DE6072"/>
    <w:rsid w:val="00DF18E3"/>
    <w:rsid w:val="00DF7D44"/>
    <w:rsid w:val="00E06E0B"/>
    <w:rsid w:val="00E1341B"/>
    <w:rsid w:val="00E14803"/>
    <w:rsid w:val="00E15543"/>
    <w:rsid w:val="00E224BF"/>
    <w:rsid w:val="00E24EC7"/>
    <w:rsid w:val="00E311C2"/>
    <w:rsid w:val="00E32A7D"/>
    <w:rsid w:val="00E331FF"/>
    <w:rsid w:val="00E34EFC"/>
    <w:rsid w:val="00E37CBE"/>
    <w:rsid w:val="00E40DEE"/>
    <w:rsid w:val="00E4493D"/>
    <w:rsid w:val="00E468CF"/>
    <w:rsid w:val="00E51808"/>
    <w:rsid w:val="00E52724"/>
    <w:rsid w:val="00E52EF1"/>
    <w:rsid w:val="00E56BF4"/>
    <w:rsid w:val="00E56D76"/>
    <w:rsid w:val="00E575D8"/>
    <w:rsid w:val="00E65223"/>
    <w:rsid w:val="00E67D68"/>
    <w:rsid w:val="00E762B1"/>
    <w:rsid w:val="00E81A9B"/>
    <w:rsid w:val="00E830FC"/>
    <w:rsid w:val="00E84532"/>
    <w:rsid w:val="00E84B1D"/>
    <w:rsid w:val="00E8607B"/>
    <w:rsid w:val="00E908D1"/>
    <w:rsid w:val="00EA2D11"/>
    <w:rsid w:val="00EA4184"/>
    <w:rsid w:val="00EA5A61"/>
    <w:rsid w:val="00EA5F2A"/>
    <w:rsid w:val="00EA6FB2"/>
    <w:rsid w:val="00EB08CD"/>
    <w:rsid w:val="00EB1A59"/>
    <w:rsid w:val="00EB3956"/>
    <w:rsid w:val="00EC1D83"/>
    <w:rsid w:val="00EC20EE"/>
    <w:rsid w:val="00EC2466"/>
    <w:rsid w:val="00ED02A9"/>
    <w:rsid w:val="00ED05E5"/>
    <w:rsid w:val="00ED0C42"/>
    <w:rsid w:val="00ED66C3"/>
    <w:rsid w:val="00ED679A"/>
    <w:rsid w:val="00EE1228"/>
    <w:rsid w:val="00EE1BA4"/>
    <w:rsid w:val="00EE6E71"/>
    <w:rsid w:val="00EF11B0"/>
    <w:rsid w:val="00EF2AB3"/>
    <w:rsid w:val="00EF3B77"/>
    <w:rsid w:val="00F14450"/>
    <w:rsid w:val="00F15847"/>
    <w:rsid w:val="00F37636"/>
    <w:rsid w:val="00F37D6E"/>
    <w:rsid w:val="00F4497B"/>
    <w:rsid w:val="00F44B28"/>
    <w:rsid w:val="00F45236"/>
    <w:rsid w:val="00F523A1"/>
    <w:rsid w:val="00F532BC"/>
    <w:rsid w:val="00F548B1"/>
    <w:rsid w:val="00F55DC8"/>
    <w:rsid w:val="00F61084"/>
    <w:rsid w:val="00F61D2A"/>
    <w:rsid w:val="00F64651"/>
    <w:rsid w:val="00F64667"/>
    <w:rsid w:val="00F64A3B"/>
    <w:rsid w:val="00F672C7"/>
    <w:rsid w:val="00F7017E"/>
    <w:rsid w:val="00F71A73"/>
    <w:rsid w:val="00F72CE7"/>
    <w:rsid w:val="00F7378D"/>
    <w:rsid w:val="00F73F17"/>
    <w:rsid w:val="00F82D7E"/>
    <w:rsid w:val="00F84420"/>
    <w:rsid w:val="00F86051"/>
    <w:rsid w:val="00F8646C"/>
    <w:rsid w:val="00F90C17"/>
    <w:rsid w:val="00F94986"/>
    <w:rsid w:val="00FA09F0"/>
    <w:rsid w:val="00FB1969"/>
    <w:rsid w:val="00FB228B"/>
    <w:rsid w:val="00FB43D5"/>
    <w:rsid w:val="00FB5D4D"/>
    <w:rsid w:val="00FC0FDB"/>
    <w:rsid w:val="00FC2450"/>
    <w:rsid w:val="00FC44BD"/>
    <w:rsid w:val="00FC50DF"/>
    <w:rsid w:val="00FD1B06"/>
    <w:rsid w:val="00FD3A66"/>
    <w:rsid w:val="00FD67C6"/>
    <w:rsid w:val="00FD74C8"/>
    <w:rsid w:val="00FE0E63"/>
    <w:rsid w:val="00FE1FB2"/>
    <w:rsid w:val="00FE4396"/>
    <w:rsid w:val="00FE5118"/>
    <w:rsid w:val="00FE5B09"/>
    <w:rsid w:val="00FF2B77"/>
    <w:rsid w:val="00FF490E"/>
    <w:rsid w:val="00FF63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Type"/>
  <w:smartTagType w:namespaceuri="urn:schemas-microsoft-com:office:smarttags" w:name="PlaceName"/>
  <w:smartTagType w:namespaceuri="urn:schemas-microsoft-com:office:smarttags" w:name="PostalCode"/>
  <w:smartTagType w:namespaceuri="urn:schemas-microsoft-com:office:smarttags" w:name="City"/>
  <w:smartTagType w:namespaceuri="urn:schemas-microsoft-com:office:smarttags" w:name="address"/>
  <w:smartTagType w:namespaceuri="urn:schemas-microsoft-com:office:smarttags" w:name="Street"/>
  <w:smartTagType w:namespaceuri="urn:schemas-microsoft-com:office:smarttags" w:name="State"/>
  <w:smartTagType w:namespaceuri="urn:schemas-microsoft-com:office:smarttags" w:name="place"/>
  <w:shapeDefaults>
    <o:shapedefaults v:ext="edit" spidmax="2049"/>
    <o:shapelayout v:ext="edit">
      <o:idmap v:ext="edit" data="1"/>
    </o:shapelayout>
  </w:shapeDefaults>
  <w:decimalSymbol w:val="."/>
  <w:listSeparator w:val=","/>
  <w14:docId w14:val="54B88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Calibri" w:hAnsi="Times New Roman"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3382"/>
    <w:rPr>
      <w:sz w:val="24"/>
      <w:szCs w:val="24"/>
    </w:rPr>
  </w:style>
  <w:style w:type="paragraph" w:styleId="Heading1">
    <w:name w:val="heading 1"/>
    <w:basedOn w:val="Normal"/>
    <w:next w:val="Normal"/>
    <w:link w:val="Heading1Char"/>
    <w:uiPriority w:val="9"/>
    <w:qFormat/>
    <w:locked/>
    <w:rsid w:val="0058350F"/>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1E2A13"/>
    <w:pPr>
      <w:tabs>
        <w:tab w:val="center" w:pos="4680"/>
        <w:tab w:val="right" w:pos="9360"/>
      </w:tabs>
    </w:pPr>
  </w:style>
  <w:style w:type="character" w:customStyle="1" w:styleId="HeaderChar">
    <w:name w:val="Header Char"/>
    <w:link w:val="Header"/>
    <w:uiPriority w:val="99"/>
    <w:locked/>
    <w:rsid w:val="001E2A13"/>
    <w:rPr>
      <w:rFonts w:cs="Times New Roman"/>
    </w:rPr>
  </w:style>
  <w:style w:type="paragraph" w:styleId="Footer">
    <w:name w:val="footer"/>
    <w:basedOn w:val="Normal"/>
    <w:link w:val="FooterChar"/>
    <w:uiPriority w:val="99"/>
    <w:rsid w:val="001E2A13"/>
    <w:pPr>
      <w:tabs>
        <w:tab w:val="center" w:pos="4680"/>
        <w:tab w:val="right" w:pos="9360"/>
      </w:tabs>
    </w:pPr>
  </w:style>
  <w:style w:type="character" w:customStyle="1" w:styleId="FooterChar">
    <w:name w:val="Footer Char"/>
    <w:link w:val="Footer"/>
    <w:uiPriority w:val="99"/>
    <w:locked/>
    <w:rsid w:val="001E2A13"/>
    <w:rPr>
      <w:rFonts w:cs="Times New Roman"/>
    </w:rPr>
  </w:style>
  <w:style w:type="paragraph" w:styleId="PlainText">
    <w:name w:val="Plain Text"/>
    <w:basedOn w:val="Normal"/>
    <w:link w:val="PlainTextChar"/>
    <w:uiPriority w:val="99"/>
    <w:rsid w:val="00221808"/>
    <w:rPr>
      <w:rFonts w:ascii="Consolas" w:hAnsi="Consolas"/>
      <w:sz w:val="21"/>
      <w:szCs w:val="21"/>
    </w:rPr>
  </w:style>
  <w:style w:type="character" w:customStyle="1" w:styleId="PlainTextChar">
    <w:name w:val="Plain Text Char"/>
    <w:link w:val="PlainText"/>
    <w:uiPriority w:val="99"/>
    <w:locked/>
    <w:rsid w:val="00221808"/>
    <w:rPr>
      <w:rFonts w:ascii="Consolas" w:hAnsi="Consolas" w:cs="Times New Roman"/>
      <w:sz w:val="21"/>
      <w:szCs w:val="21"/>
    </w:rPr>
  </w:style>
  <w:style w:type="paragraph" w:styleId="ListParagraph">
    <w:name w:val="List Paragraph"/>
    <w:basedOn w:val="Normal"/>
    <w:uiPriority w:val="99"/>
    <w:qFormat/>
    <w:rsid w:val="004240BE"/>
    <w:pPr>
      <w:ind w:left="720"/>
      <w:contextualSpacing/>
    </w:pPr>
    <w:rPr>
      <w:rFonts w:ascii="Calibri" w:hAnsi="Calibri"/>
      <w:sz w:val="22"/>
      <w:szCs w:val="22"/>
    </w:rPr>
  </w:style>
  <w:style w:type="character" w:styleId="CommentReference">
    <w:name w:val="annotation reference"/>
    <w:uiPriority w:val="99"/>
    <w:semiHidden/>
    <w:rsid w:val="009061B7"/>
    <w:rPr>
      <w:rFonts w:cs="Times New Roman"/>
      <w:sz w:val="16"/>
      <w:szCs w:val="16"/>
    </w:rPr>
  </w:style>
  <w:style w:type="paragraph" w:styleId="CommentText">
    <w:name w:val="annotation text"/>
    <w:basedOn w:val="Normal"/>
    <w:link w:val="CommentTextChar"/>
    <w:uiPriority w:val="99"/>
    <w:semiHidden/>
    <w:rsid w:val="009061B7"/>
    <w:rPr>
      <w:sz w:val="20"/>
      <w:szCs w:val="20"/>
    </w:rPr>
  </w:style>
  <w:style w:type="character" w:customStyle="1" w:styleId="CommentTextChar">
    <w:name w:val="Comment Text Char"/>
    <w:link w:val="CommentText"/>
    <w:uiPriority w:val="99"/>
    <w:semiHidden/>
    <w:locked/>
    <w:rsid w:val="009061B7"/>
    <w:rPr>
      <w:rFonts w:cs="Times New Roman"/>
      <w:sz w:val="20"/>
      <w:szCs w:val="20"/>
    </w:rPr>
  </w:style>
  <w:style w:type="paragraph" w:styleId="CommentSubject">
    <w:name w:val="annotation subject"/>
    <w:basedOn w:val="CommentText"/>
    <w:next w:val="CommentText"/>
    <w:link w:val="CommentSubjectChar"/>
    <w:uiPriority w:val="99"/>
    <w:semiHidden/>
    <w:rsid w:val="009061B7"/>
    <w:rPr>
      <w:b/>
      <w:bCs/>
    </w:rPr>
  </w:style>
  <w:style w:type="character" w:customStyle="1" w:styleId="CommentSubjectChar">
    <w:name w:val="Comment Subject Char"/>
    <w:link w:val="CommentSubject"/>
    <w:uiPriority w:val="99"/>
    <w:semiHidden/>
    <w:locked/>
    <w:rsid w:val="009061B7"/>
    <w:rPr>
      <w:rFonts w:cs="Times New Roman"/>
      <w:b/>
      <w:bCs/>
      <w:sz w:val="20"/>
      <w:szCs w:val="20"/>
    </w:rPr>
  </w:style>
  <w:style w:type="paragraph" w:styleId="BalloonText">
    <w:name w:val="Balloon Text"/>
    <w:basedOn w:val="Normal"/>
    <w:link w:val="BalloonTextChar"/>
    <w:uiPriority w:val="99"/>
    <w:semiHidden/>
    <w:rsid w:val="009061B7"/>
    <w:rPr>
      <w:rFonts w:ascii="Tahoma" w:hAnsi="Tahoma" w:cs="Tahoma"/>
      <w:sz w:val="16"/>
      <w:szCs w:val="16"/>
    </w:rPr>
  </w:style>
  <w:style w:type="character" w:customStyle="1" w:styleId="BalloonTextChar">
    <w:name w:val="Balloon Text Char"/>
    <w:link w:val="BalloonText"/>
    <w:uiPriority w:val="99"/>
    <w:semiHidden/>
    <w:locked/>
    <w:rsid w:val="009061B7"/>
    <w:rPr>
      <w:rFonts w:ascii="Tahoma" w:hAnsi="Tahoma" w:cs="Tahoma"/>
      <w:sz w:val="16"/>
      <w:szCs w:val="16"/>
    </w:rPr>
  </w:style>
  <w:style w:type="paragraph" w:styleId="NoSpacing">
    <w:name w:val="No Spacing"/>
    <w:uiPriority w:val="99"/>
    <w:qFormat/>
    <w:rsid w:val="00392629"/>
    <w:rPr>
      <w:rFonts w:ascii="Calibri" w:hAnsi="Calibri"/>
      <w:sz w:val="22"/>
      <w:szCs w:val="22"/>
    </w:rPr>
  </w:style>
  <w:style w:type="paragraph" w:styleId="Revision">
    <w:name w:val="Revision"/>
    <w:hidden/>
    <w:uiPriority w:val="99"/>
    <w:semiHidden/>
    <w:rsid w:val="00216C57"/>
    <w:rPr>
      <w:sz w:val="24"/>
      <w:szCs w:val="24"/>
    </w:rPr>
  </w:style>
  <w:style w:type="character" w:styleId="Hyperlink">
    <w:name w:val="Hyperlink"/>
    <w:uiPriority w:val="99"/>
    <w:rsid w:val="00FF490E"/>
    <w:rPr>
      <w:rFonts w:cs="Times New Roman"/>
      <w:color w:val="0000FF"/>
      <w:u w:val="single"/>
    </w:rPr>
  </w:style>
  <w:style w:type="paragraph" w:styleId="FootnoteText">
    <w:name w:val="footnote text"/>
    <w:basedOn w:val="Normal"/>
    <w:link w:val="FootnoteTextChar"/>
    <w:uiPriority w:val="99"/>
    <w:semiHidden/>
    <w:rsid w:val="00687234"/>
    <w:rPr>
      <w:rFonts w:ascii="Calibri" w:hAnsi="Calibri"/>
      <w:sz w:val="20"/>
      <w:szCs w:val="20"/>
    </w:rPr>
  </w:style>
  <w:style w:type="character" w:customStyle="1" w:styleId="FootnoteTextChar">
    <w:name w:val="Footnote Text Char"/>
    <w:link w:val="FootnoteText"/>
    <w:uiPriority w:val="99"/>
    <w:semiHidden/>
    <w:locked/>
    <w:rsid w:val="00687234"/>
    <w:rPr>
      <w:rFonts w:ascii="Calibri" w:hAnsi="Calibri" w:cs="Times New Roman"/>
      <w:sz w:val="20"/>
      <w:szCs w:val="20"/>
    </w:rPr>
  </w:style>
  <w:style w:type="character" w:styleId="FootnoteReference">
    <w:name w:val="footnote reference"/>
    <w:uiPriority w:val="99"/>
    <w:semiHidden/>
    <w:rsid w:val="00687234"/>
    <w:rPr>
      <w:rFonts w:cs="Times New Roman"/>
      <w:vertAlign w:val="superscript"/>
    </w:rPr>
  </w:style>
  <w:style w:type="character" w:customStyle="1" w:styleId="sessiontitle">
    <w:name w:val="sessiontitle"/>
    <w:uiPriority w:val="99"/>
    <w:rsid w:val="007F0424"/>
    <w:rPr>
      <w:rFonts w:cs="Times New Roman"/>
    </w:rPr>
  </w:style>
  <w:style w:type="table" w:styleId="TableGrid">
    <w:name w:val="Table Grid"/>
    <w:basedOn w:val="TableNormal"/>
    <w:uiPriority w:val="59"/>
    <w:locked/>
    <w:rsid w:val="000E2A9A"/>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Default">
    <w:name w:val="Default"/>
    <w:rsid w:val="00981AF3"/>
    <w:pPr>
      <w:autoSpaceDE w:val="0"/>
      <w:autoSpaceDN w:val="0"/>
      <w:adjustRightInd w:val="0"/>
    </w:pPr>
    <w:rPr>
      <w:color w:val="000000"/>
      <w:sz w:val="24"/>
      <w:szCs w:val="24"/>
    </w:rPr>
  </w:style>
  <w:style w:type="character" w:customStyle="1" w:styleId="Heading1Char">
    <w:name w:val="Heading 1 Char"/>
    <w:basedOn w:val="DefaultParagraphFont"/>
    <w:link w:val="Heading1"/>
    <w:uiPriority w:val="9"/>
    <w:rsid w:val="0058350F"/>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Calibri" w:hAnsi="Times New Roman"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3382"/>
    <w:rPr>
      <w:sz w:val="24"/>
      <w:szCs w:val="24"/>
    </w:rPr>
  </w:style>
  <w:style w:type="paragraph" w:styleId="Heading1">
    <w:name w:val="heading 1"/>
    <w:basedOn w:val="Normal"/>
    <w:next w:val="Normal"/>
    <w:link w:val="Heading1Char"/>
    <w:uiPriority w:val="9"/>
    <w:qFormat/>
    <w:locked/>
    <w:rsid w:val="0058350F"/>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1E2A13"/>
    <w:pPr>
      <w:tabs>
        <w:tab w:val="center" w:pos="4680"/>
        <w:tab w:val="right" w:pos="9360"/>
      </w:tabs>
    </w:pPr>
  </w:style>
  <w:style w:type="character" w:customStyle="1" w:styleId="HeaderChar">
    <w:name w:val="Header Char"/>
    <w:link w:val="Header"/>
    <w:uiPriority w:val="99"/>
    <w:locked/>
    <w:rsid w:val="001E2A13"/>
    <w:rPr>
      <w:rFonts w:cs="Times New Roman"/>
    </w:rPr>
  </w:style>
  <w:style w:type="paragraph" w:styleId="Footer">
    <w:name w:val="footer"/>
    <w:basedOn w:val="Normal"/>
    <w:link w:val="FooterChar"/>
    <w:uiPriority w:val="99"/>
    <w:rsid w:val="001E2A13"/>
    <w:pPr>
      <w:tabs>
        <w:tab w:val="center" w:pos="4680"/>
        <w:tab w:val="right" w:pos="9360"/>
      </w:tabs>
    </w:pPr>
  </w:style>
  <w:style w:type="character" w:customStyle="1" w:styleId="FooterChar">
    <w:name w:val="Footer Char"/>
    <w:link w:val="Footer"/>
    <w:uiPriority w:val="99"/>
    <w:locked/>
    <w:rsid w:val="001E2A13"/>
    <w:rPr>
      <w:rFonts w:cs="Times New Roman"/>
    </w:rPr>
  </w:style>
  <w:style w:type="paragraph" w:styleId="PlainText">
    <w:name w:val="Plain Text"/>
    <w:basedOn w:val="Normal"/>
    <w:link w:val="PlainTextChar"/>
    <w:uiPriority w:val="99"/>
    <w:rsid w:val="00221808"/>
    <w:rPr>
      <w:rFonts w:ascii="Consolas" w:hAnsi="Consolas"/>
      <w:sz w:val="21"/>
      <w:szCs w:val="21"/>
    </w:rPr>
  </w:style>
  <w:style w:type="character" w:customStyle="1" w:styleId="PlainTextChar">
    <w:name w:val="Plain Text Char"/>
    <w:link w:val="PlainText"/>
    <w:uiPriority w:val="99"/>
    <w:locked/>
    <w:rsid w:val="00221808"/>
    <w:rPr>
      <w:rFonts w:ascii="Consolas" w:hAnsi="Consolas" w:cs="Times New Roman"/>
      <w:sz w:val="21"/>
      <w:szCs w:val="21"/>
    </w:rPr>
  </w:style>
  <w:style w:type="paragraph" w:styleId="ListParagraph">
    <w:name w:val="List Paragraph"/>
    <w:basedOn w:val="Normal"/>
    <w:uiPriority w:val="99"/>
    <w:qFormat/>
    <w:rsid w:val="004240BE"/>
    <w:pPr>
      <w:ind w:left="720"/>
      <w:contextualSpacing/>
    </w:pPr>
    <w:rPr>
      <w:rFonts w:ascii="Calibri" w:hAnsi="Calibri"/>
      <w:sz w:val="22"/>
      <w:szCs w:val="22"/>
    </w:rPr>
  </w:style>
  <w:style w:type="character" w:styleId="CommentReference">
    <w:name w:val="annotation reference"/>
    <w:uiPriority w:val="99"/>
    <w:semiHidden/>
    <w:rsid w:val="009061B7"/>
    <w:rPr>
      <w:rFonts w:cs="Times New Roman"/>
      <w:sz w:val="16"/>
      <w:szCs w:val="16"/>
    </w:rPr>
  </w:style>
  <w:style w:type="paragraph" w:styleId="CommentText">
    <w:name w:val="annotation text"/>
    <w:basedOn w:val="Normal"/>
    <w:link w:val="CommentTextChar"/>
    <w:uiPriority w:val="99"/>
    <w:semiHidden/>
    <w:rsid w:val="009061B7"/>
    <w:rPr>
      <w:sz w:val="20"/>
      <w:szCs w:val="20"/>
    </w:rPr>
  </w:style>
  <w:style w:type="character" w:customStyle="1" w:styleId="CommentTextChar">
    <w:name w:val="Comment Text Char"/>
    <w:link w:val="CommentText"/>
    <w:uiPriority w:val="99"/>
    <w:semiHidden/>
    <w:locked/>
    <w:rsid w:val="009061B7"/>
    <w:rPr>
      <w:rFonts w:cs="Times New Roman"/>
      <w:sz w:val="20"/>
      <w:szCs w:val="20"/>
    </w:rPr>
  </w:style>
  <w:style w:type="paragraph" w:styleId="CommentSubject">
    <w:name w:val="annotation subject"/>
    <w:basedOn w:val="CommentText"/>
    <w:next w:val="CommentText"/>
    <w:link w:val="CommentSubjectChar"/>
    <w:uiPriority w:val="99"/>
    <w:semiHidden/>
    <w:rsid w:val="009061B7"/>
    <w:rPr>
      <w:b/>
      <w:bCs/>
    </w:rPr>
  </w:style>
  <w:style w:type="character" w:customStyle="1" w:styleId="CommentSubjectChar">
    <w:name w:val="Comment Subject Char"/>
    <w:link w:val="CommentSubject"/>
    <w:uiPriority w:val="99"/>
    <w:semiHidden/>
    <w:locked/>
    <w:rsid w:val="009061B7"/>
    <w:rPr>
      <w:rFonts w:cs="Times New Roman"/>
      <w:b/>
      <w:bCs/>
      <w:sz w:val="20"/>
      <w:szCs w:val="20"/>
    </w:rPr>
  </w:style>
  <w:style w:type="paragraph" w:styleId="BalloonText">
    <w:name w:val="Balloon Text"/>
    <w:basedOn w:val="Normal"/>
    <w:link w:val="BalloonTextChar"/>
    <w:uiPriority w:val="99"/>
    <w:semiHidden/>
    <w:rsid w:val="009061B7"/>
    <w:rPr>
      <w:rFonts w:ascii="Tahoma" w:hAnsi="Tahoma" w:cs="Tahoma"/>
      <w:sz w:val="16"/>
      <w:szCs w:val="16"/>
    </w:rPr>
  </w:style>
  <w:style w:type="character" w:customStyle="1" w:styleId="BalloonTextChar">
    <w:name w:val="Balloon Text Char"/>
    <w:link w:val="BalloonText"/>
    <w:uiPriority w:val="99"/>
    <w:semiHidden/>
    <w:locked/>
    <w:rsid w:val="009061B7"/>
    <w:rPr>
      <w:rFonts w:ascii="Tahoma" w:hAnsi="Tahoma" w:cs="Tahoma"/>
      <w:sz w:val="16"/>
      <w:szCs w:val="16"/>
    </w:rPr>
  </w:style>
  <w:style w:type="paragraph" w:styleId="NoSpacing">
    <w:name w:val="No Spacing"/>
    <w:uiPriority w:val="99"/>
    <w:qFormat/>
    <w:rsid w:val="00392629"/>
    <w:rPr>
      <w:rFonts w:ascii="Calibri" w:hAnsi="Calibri"/>
      <w:sz w:val="22"/>
      <w:szCs w:val="22"/>
    </w:rPr>
  </w:style>
  <w:style w:type="paragraph" w:styleId="Revision">
    <w:name w:val="Revision"/>
    <w:hidden/>
    <w:uiPriority w:val="99"/>
    <w:semiHidden/>
    <w:rsid w:val="00216C57"/>
    <w:rPr>
      <w:sz w:val="24"/>
      <w:szCs w:val="24"/>
    </w:rPr>
  </w:style>
  <w:style w:type="character" w:styleId="Hyperlink">
    <w:name w:val="Hyperlink"/>
    <w:uiPriority w:val="99"/>
    <w:rsid w:val="00FF490E"/>
    <w:rPr>
      <w:rFonts w:cs="Times New Roman"/>
      <w:color w:val="0000FF"/>
      <w:u w:val="single"/>
    </w:rPr>
  </w:style>
  <w:style w:type="paragraph" w:styleId="FootnoteText">
    <w:name w:val="footnote text"/>
    <w:basedOn w:val="Normal"/>
    <w:link w:val="FootnoteTextChar"/>
    <w:uiPriority w:val="99"/>
    <w:semiHidden/>
    <w:rsid w:val="00687234"/>
    <w:rPr>
      <w:rFonts w:ascii="Calibri" w:hAnsi="Calibri"/>
      <w:sz w:val="20"/>
      <w:szCs w:val="20"/>
    </w:rPr>
  </w:style>
  <w:style w:type="character" w:customStyle="1" w:styleId="FootnoteTextChar">
    <w:name w:val="Footnote Text Char"/>
    <w:link w:val="FootnoteText"/>
    <w:uiPriority w:val="99"/>
    <w:semiHidden/>
    <w:locked/>
    <w:rsid w:val="00687234"/>
    <w:rPr>
      <w:rFonts w:ascii="Calibri" w:hAnsi="Calibri" w:cs="Times New Roman"/>
      <w:sz w:val="20"/>
      <w:szCs w:val="20"/>
    </w:rPr>
  </w:style>
  <w:style w:type="character" w:styleId="FootnoteReference">
    <w:name w:val="footnote reference"/>
    <w:uiPriority w:val="99"/>
    <w:semiHidden/>
    <w:rsid w:val="00687234"/>
    <w:rPr>
      <w:rFonts w:cs="Times New Roman"/>
      <w:vertAlign w:val="superscript"/>
    </w:rPr>
  </w:style>
  <w:style w:type="character" w:customStyle="1" w:styleId="sessiontitle">
    <w:name w:val="sessiontitle"/>
    <w:uiPriority w:val="99"/>
    <w:rsid w:val="007F0424"/>
    <w:rPr>
      <w:rFonts w:cs="Times New Roman"/>
    </w:rPr>
  </w:style>
  <w:style w:type="table" w:styleId="TableGrid">
    <w:name w:val="Table Grid"/>
    <w:basedOn w:val="TableNormal"/>
    <w:uiPriority w:val="59"/>
    <w:locked/>
    <w:rsid w:val="000E2A9A"/>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Default">
    <w:name w:val="Default"/>
    <w:rsid w:val="00981AF3"/>
    <w:pPr>
      <w:autoSpaceDE w:val="0"/>
      <w:autoSpaceDN w:val="0"/>
      <w:adjustRightInd w:val="0"/>
    </w:pPr>
    <w:rPr>
      <w:color w:val="000000"/>
      <w:sz w:val="24"/>
      <w:szCs w:val="24"/>
    </w:rPr>
  </w:style>
  <w:style w:type="character" w:customStyle="1" w:styleId="Heading1Char">
    <w:name w:val="Heading 1 Char"/>
    <w:basedOn w:val="DefaultParagraphFont"/>
    <w:link w:val="Heading1"/>
    <w:uiPriority w:val="9"/>
    <w:rsid w:val="0058350F"/>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9322164">
      <w:bodyDiv w:val="1"/>
      <w:marLeft w:val="0"/>
      <w:marRight w:val="0"/>
      <w:marTop w:val="0"/>
      <w:marBottom w:val="0"/>
      <w:divBdr>
        <w:top w:val="none" w:sz="0" w:space="0" w:color="auto"/>
        <w:left w:val="none" w:sz="0" w:space="0" w:color="auto"/>
        <w:bottom w:val="none" w:sz="0" w:space="0" w:color="auto"/>
        <w:right w:val="none" w:sz="0" w:space="0" w:color="auto"/>
      </w:divBdr>
      <w:divsChild>
        <w:div w:id="1137800819">
          <w:marLeft w:val="0"/>
          <w:marRight w:val="0"/>
          <w:marTop w:val="0"/>
          <w:marBottom w:val="0"/>
          <w:divBdr>
            <w:top w:val="none" w:sz="0" w:space="0" w:color="auto"/>
            <w:left w:val="none" w:sz="0" w:space="0" w:color="auto"/>
            <w:bottom w:val="none" w:sz="0" w:space="0" w:color="auto"/>
            <w:right w:val="none" w:sz="0" w:space="0" w:color="auto"/>
          </w:divBdr>
          <w:divsChild>
            <w:div w:id="66654735">
              <w:marLeft w:val="0"/>
              <w:marRight w:val="0"/>
              <w:marTop w:val="0"/>
              <w:marBottom w:val="0"/>
              <w:divBdr>
                <w:top w:val="none" w:sz="0" w:space="0" w:color="auto"/>
                <w:left w:val="none" w:sz="0" w:space="0" w:color="auto"/>
                <w:bottom w:val="none" w:sz="0" w:space="0" w:color="auto"/>
                <w:right w:val="none" w:sz="0" w:space="0" w:color="auto"/>
              </w:divBdr>
              <w:divsChild>
                <w:div w:id="774373720">
                  <w:marLeft w:val="0"/>
                  <w:marRight w:val="0"/>
                  <w:marTop w:val="0"/>
                  <w:marBottom w:val="0"/>
                  <w:divBdr>
                    <w:top w:val="none" w:sz="0" w:space="0" w:color="auto"/>
                    <w:left w:val="none" w:sz="0" w:space="0" w:color="auto"/>
                    <w:bottom w:val="none" w:sz="0" w:space="0" w:color="auto"/>
                    <w:right w:val="none" w:sz="0" w:space="0" w:color="auto"/>
                  </w:divBdr>
                  <w:divsChild>
                    <w:div w:id="1136878423">
                      <w:marLeft w:val="0"/>
                      <w:marRight w:val="0"/>
                      <w:marTop w:val="0"/>
                      <w:marBottom w:val="0"/>
                      <w:divBdr>
                        <w:top w:val="none" w:sz="0" w:space="0" w:color="auto"/>
                        <w:left w:val="none" w:sz="0" w:space="0" w:color="auto"/>
                        <w:bottom w:val="none" w:sz="0" w:space="0" w:color="auto"/>
                        <w:right w:val="none" w:sz="0" w:space="0" w:color="auto"/>
                      </w:divBdr>
                      <w:divsChild>
                        <w:div w:id="1409157766">
                          <w:marLeft w:val="0"/>
                          <w:marRight w:val="0"/>
                          <w:marTop w:val="0"/>
                          <w:marBottom w:val="0"/>
                          <w:divBdr>
                            <w:top w:val="none" w:sz="0" w:space="0" w:color="auto"/>
                            <w:left w:val="none" w:sz="0" w:space="0" w:color="auto"/>
                            <w:bottom w:val="none" w:sz="0" w:space="0" w:color="auto"/>
                            <w:right w:val="none" w:sz="0" w:space="0" w:color="auto"/>
                          </w:divBdr>
                          <w:divsChild>
                            <w:div w:id="646980152">
                              <w:marLeft w:val="0"/>
                              <w:marRight w:val="0"/>
                              <w:marTop w:val="0"/>
                              <w:marBottom w:val="0"/>
                              <w:divBdr>
                                <w:top w:val="none" w:sz="0" w:space="0" w:color="auto"/>
                                <w:left w:val="none" w:sz="0" w:space="0" w:color="auto"/>
                                <w:bottom w:val="none" w:sz="0" w:space="0" w:color="auto"/>
                                <w:right w:val="none" w:sz="0" w:space="0" w:color="auto"/>
                              </w:divBdr>
                              <w:divsChild>
                                <w:div w:id="1703287888">
                                  <w:marLeft w:val="0"/>
                                  <w:marRight w:val="0"/>
                                  <w:marTop w:val="0"/>
                                  <w:marBottom w:val="0"/>
                                  <w:divBdr>
                                    <w:top w:val="none" w:sz="0" w:space="0" w:color="auto"/>
                                    <w:left w:val="none" w:sz="0" w:space="0" w:color="auto"/>
                                    <w:bottom w:val="none" w:sz="0" w:space="0" w:color="auto"/>
                                    <w:right w:val="none" w:sz="0" w:space="0" w:color="auto"/>
                                  </w:divBdr>
                                  <w:divsChild>
                                    <w:div w:id="1558010355">
                                      <w:marLeft w:val="0"/>
                                      <w:marRight w:val="0"/>
                                      <w:marTop w:val="0"/>
                                      <w:marBottom w:val="0"/>
                                      <w:divBdr>
                                        <w:top w:val="none" w:sz="0" w:space="0" w:color="auto"/>
                                        <w:left w:val="none" w:sz="0" w:space="0" w:color="auto"/>
                                        <w:bottom w:val="none" w:sz="0" w:space="0" w:color="auto"/>
                                        <w:right w:val="none" w:sz="0" w:space="0" w:color="auto"/>
                                      </w:divBdr>
                                      <w:divsChild>
                                        <w:div w:id="1502426321">
                                          <w:marLeft w:val="0"/>
                                          <w:marRight w:val="0"/>
                                          <w:marTop w:val="0"/>
                                          <w:marBottom w:val="0"/>
                                          <w:divBdr>
                                            <w:top w:val="none" w:sz="0" w:space="0" w:color="auto"/>
                                            <w:left w:val="none" w:sz="0" w:space="0" w:color="auto"/>
                                            <w:bottom w:val="none" w:sz="0" w:space="0" w:color="auto"/>
                                            <w:right w:val="none" w:sz="0" w:space="0" w:color="auto"/>
                                          </w:divBdr>
                                          <w:divsChild>
                                            <w:div w:id="728305540">
                                              <w:marLeft w:val="0"/>
                                              <w:marRight w:val="0"/>
                                              <w:marTop w:val="0"/>
                                              <w:marBottom w:val="0"/>
                                              <w:divBdr>
                                                <w:top w:val="none" w:sz="0" w:space="0" w:color="auto"/>
                                                <w:left w:val="none" w:sz="0" w:space="0" w:color="auto"/>
                                                <w:bottom w:val="none" w:sz="0" w:space="0" w:color="auto"/>
                                                <w:right w:val="none" w:sz="0" w:space="0" w:color="auto"/>
                                              </w:divBdr>
                                              <w:divsChild>
                                                <w:div w:id="623120439">
                                                  <w:marLeft w:val="0"/>
                                                  <w:marRight w:val="0"/>
                                                  <w:marTop w:val="0"/>
                                                  <w:marBottom w:val="0"/>
                                                  <w:divBdr>
                                                    <w:top w:val="none" w:sz="0" w:space="0" w:color="auto"/>
                                                    <w:left w:val="none" w:sz="0" w:space="0" w:color="auto"/>
                                                    <w:bottom w:val="none" w:sz="0" w:space="0" w:color="auto"/>
                                                    <w:right w:val="none" w:sz="0" w:space="0" w:color="auto"/>
                                                  </w:divBdr>
                                                  <w:divsChild>
                                                    <w:div w:id="673335272">
                                                      <w:marLeft w:val="0"/>
                                                      <w:marRight w:val="0"/>
                                                      <w:marTop w:val="0"/>
                                                      <w:marBottom w:val="0"/>
                                                      <w:divBdr>
                                                        <w:top w:val="none" w:sz="0" w:space="0" w:color="auto"/>
                                                        <w:left w:val="none" w:sz="0" w:space="0" w:color="auto"/>
                                                        <w:bottom w:val="none" w:sz="0" w:space="0" w:color="auto"/>
                                                        <w:right w:val="none" w:sz="0" w:space="0" w:color="auto"/>
                                                      </w:divBdr>
                                                      <w:divsChild>
                                                        <w:div w:id="935553349">
                                                          <w:marLeft w:val="0"/>
                                                          <w:marRight w:val="0"/>
                                                          <w:marTop w:val="0"/>
                                                          <w:marBottom w:val="0"/>
                                                          <w:divBdr>
                                                            <w:top w:val="none" w:sz="0" w:space="0" w:color="auto"/>
                                                            <w:left w:val="none" w:sz="0" w:space="0" w:color="auto"/>
                                                            <w:bottom w:val="none" w:sz="0" w:space="0" w:color="auto"/>
                                                            <w:right w:val="none" w:sz="0" w:space="0" w:color="auto"/>
                                                          </w:divBdr>
                                                          <w:divsChild>
                                                            <w:div w:id="1823740730">
                                                              <w:marLeft w:val="0"/>
                                                              <w:marRight w:val="150"/>
                                                              <w:marTop w:val="0"/>
                                                              <w:marBottom w:val="150"/>
                                                              <w:divBdr>
                                                                <w:top w:val="none" w:sz="0" w:space="0" w:color="auto"/>
                                                                <w:left w:val="none" w:sz="0" w:space="0" w:color="auto"/>
                                                                <w:bottom w:val="none" w:sz="0" w:space="0" w:color="auto"/>
                                                                <w:right w:val="none" w:sz="0" w:space="0" w:color="auto"/>
                                                              </w:divBdr>
                                                              <w:divsChild>
                                                                <w:div w:id="1655840209">
                                                                  <w:marLeft w:val="0"/>
                                                                  <w:marRight w:val="0"/>
                                                                  <w:marTop w:val="0"/>
                                                                  <w:marBottom w:val="0"/>
                                                                  <w:divBdr>
                                                                    <w:top w:val="none" w:sz="0" w:space="0" w:color="auto"/>
                                                                    <w:left w:val="none" w:sz="0" w:space="0" w:color="auto"/>
                                                                    <w:bottom w:val="none" w:sz="0" w:space="0" w:color="auto"/>
                                                                    <w:right w:val="none" w:sz="0" w:space="0" w:color="auto"/>
                                                                  </w:divBdr>
                                                                  <w:divsChild>
                                                                    <w:div w:id="703404490">
                                                                      <w:marLeft w:val="0"/>
                                                                      <w:marRight w:val="0"/>
                                                                      <w:marTop w:val="0"/>
                                                                      <w:marBottom w:val="0"/>
                                                                      <w:divBdr>
                                                                        <w:top w:val="none" w:sz="0" w:space="0" w:color="auto"/>
                                                                        <w:left w:val="none" w:sz="0" w:space="0" w:color="auto"/>
                                                                        <w:bottom w:val="none" w:sz="0" w:space="0" w:color="auto"/>
                                                                        <w:right w:val="none" w:sz="0" w:space="0" w:color="auto"/>
                                                                      </w:divBdr>
                                                                      <w:divsChild>
                                                                        <w:div w:id="344984684">
                                                                          <w:marLeft w:val="0"/>
                                                                          <w:marRight w:val="0"/>
                                                                          <w:marTop w:val="0"/>
                                                                          <w:marBottom w:val="0"/>
                                                                          <w:divBdr>
                                                                            <w:top w:val="none" w:sz="0" w:space="0" w:color="auto"/>
                                                                            <w:left w:val="none" w:sz="0" w:space="0" w:color="auto"/>
                                                                            <w:bottom w:val="none" w:sz="0" w:space="0" w:color="auto"/>
                                                                            <w:right w:val="none" w:sz="0" w:space="0" w:color="auto"/>
                                                                          </w:divBdr>
                                                                          <w:divsChild>
                                                                            <w:div w:id="1426220954">
                                                                              <w:marLeft w:val="0"/>
                                                                              <w:marRight w:val="0"/>
                                                                              <w:marTop w:val="0"/>
                                                                              <w:marBottom w:val="0"/>
                                                                              <w:divBdr>
                                                                                <w:top w:val="none" w:sz="0" w:space="0" w:color="auto"/>
                                                                                <w:left w:val="none" w:sz="0" w:space="0" w:color="auto"/>
                                                                                <w:bottom w:val="none" w:sz="0" w:space="0" w:color="auto"/>
                                                                                <w:right w:val="none" w:sz="0" w:space="0" w:color="auto"/>
                                                                              </w:divBdr>
                                                                              <w:divsChild>
                                                                                <w:div w:id="1723405335">
                                                                                  <w:marLeft w:val="0"/>
                                                                                  <w:marRight w:val="0"/>
                                                                                  <w:marTop w:val="0"/>
                                                                                  <w:marBottom w:val="0"/>
                                                                                  <w:divBdr>
                                                                                    <w:top w:val="none" w:sz="0" w:space="0" w:color="auto"/>
                                                                                    <w:left w:val="none" w:sz="0" w:space="0" w:color="auto"/>
                                                                                    <w:bottom w:val="none" w:sz="0" w:space="0" w:color="auto"/>
                                                                                    <w:right w:val="none" w:sz="0" w:space="0" w:color="auto"/>
                                                                                  </w:divBdr>
                                                                                  <w:divsChild>
                                                                                    <w:div w:id="8376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09578716">
      <w:marLeft w:val="0"/>
      <w:marRight w:val="0"/>
      <w:marTop w:val="0"/>
      <w:marBottom w:val="0"/>
      <w:divBdr>
        <w:top w:val="none" w:sz="0" w:space="0" w:color="auto"/>
        <w:left w:val="none" w:sz="0" w:space="0" w:color="auto"/>
        <w:bottom w:val="none" w:sz="0" w:space="0" w:color="auto"/>
        <w:right w:val="none" w:sz="0" w:space="0" w:color="auto"/>
      </w:divBdr>
    </w:div>
    <w:div w:id="1409578717">
      <w:marLeft w:val="0"/>
      <w:marRight w:val="0"/>
      <w:marTop w:val="0"/>
      <w:marBottom w:val="0"/>
      <w:divBdr>
        <w:top w:val="none" w:sz="0" w:space="0" w:color="auto"/>
        <w:left w:val="none" w:sz="0" w:space="0" w:color="auto"/>
        <w:bottom w:val="none" w:sz="0" w:space="0" w:color="auto"/>
        <w:right w:val="none" w:sz="0" w:space="0" w:color="auto"/>
      </w:divBdr>
    </w:div>
    <w:div w:id="1409578718">
      <w:marLeft w:val="0"/>
      <w:marRight w:val="0"/>
      <w:marTop w:val="0"/>
      <w:marBottom w:val="0"/>
      <w:divBdr>
        <w:top w:val="none" w:sz="0" w:space="0" w:color="auto"/>
        <w:left w:val="none" w:sz="0" w:space="0" w:color="auto"/>
        <w:bottom w:val="none" w:sz="0" w:space="0" w:color="auto"/>
        <w:right w:val="none" w:sz="0" w:space="0" w:color="auto"/>
      </w:divBdr>
    </w:div>
    <w:div w:id="1409578719">
      <w:marLeft w:val="0"/>
      <w:marRight w:val="0"/>
      <w:marTop w:val="0"/>
      <w:marBottom w:val="0"/>
      <w:divBdr>
        <w:top w:val="none" w:sz="0" w:space="0" w:color="auto"/>
        <w:left w:val="none" w:sz="0" w:space="0" w:color="auto"/>
        <w:bottom w:val="none" w:sz="0" w:space="0" w:color="auto"/>
        <w:right w:val="none" w:sz="0" w:space="0" w:color="auto"/>
      </w:divBdr>
    </w:div>
    <w:div w:id="1409578720">
      <w:marLeft w:val="0"/>
      <w:marRight w:val="0"/>
      <w:marTop w:val="0"/>
      <w:marBottom w:val="0"/>
      <w:divBdr>
        <w:top w:val="none" w:sz="0" w:space="0" w:color="auto"/>
        <w:left w:val="none" w:sz="0" w:space="0" w:color="auto"/>
        <w:bottom w:val="none" w:sz="0" w:space="0" w:color="auto"/>
        <w:right w:val="none" w:sz="0" w:space="0" w:color="auto"/>
      </w:divBdr>
    </w:div>
    <w:div w:id="1409578721">
      <w:marLeft w:val="0"/>
      <w:marRight w:val="0"/>
      <w:marTop w:val="0"/>
      <w:marBottom w:val="0"/>
      <w:divBdr>
        <w:top w:val="none" w:sz="0" w:space="0" w:color="auto"/>
        <w:left w:val="none" w:sz="0" w:space="0" w:color="auto"/>
        <w:bottom w:val="none" w:sz="0" w:space="0" w:color="auto"/>
        <w:right w:val="none" w:sz="0" w:space="0" w:color="auto"/>
      </w:divBdr>
    </w:div>
    <w:div w:id="1409578722">
      <w:marLeft w:val="0"/>
      <w:marRight w:val="0"/>
      <w:marTop w:val="0"/>
      <w:marBottom w:val="0"/>
      <w:divBdr>
        <w:top w:val="none" w:sz="0" w:space="0" w:color="auto"/>
        <w:left w:val="none" w:sz="0" w:space="0" w:color="auto"/>
        <w:bottom w:val="none" w:sz="0" w:space="0" w:color="auto"/>
        <w:right w:val="none" w:sz="0" w:space="0" w:color="auto"/>
      </w:divBdr>
    </w:div>
    <w:div w:id="1409578723">
      <w:marLeft w:val="0"/>
      <w:marRight w:val="0"/>
      <w:marTop w:val="0"/>
      <w:marBottom w:val="0"/>
      <w:divBdr>
        <w:top w:val="none" w:sz="0" w:space="0" w:color="auto"/>
        <w:left w:val="none" w:sz="0" w:space="0" w:color="auto"/>
        <w:bottom w:val="none" w:sz="0" w:space="0" w:color="auto"/>
        <w:right w:val="none" w:sz="0" w:space="0" w:color="auto"/>
      </w:divBdr>
    </w:div>
    <w:div w:id="1409578724">
      <w:marLeft w:val="0"/>
      <w:marRight w:val="0"/>
      <w:marTop w:val="0"/>
      <w:marBottom w:val="0"/>
      <w:divBdr>
        <w:top w:val="none" w:sz="0" w:space="0" w:color="auto"/>
        <w:left w:val="none" w:sz="0" w:space="0" w:color="auto"/>
        <w:bottom w:val="none" w:sz="0" w:space="0" w:color="auto"/>
        <w:right w:val="none" w:sz="0" w:space="0" w:color="auto"/>
      </w:divBdr>
    </w:div>
    <w:div w:id="1409578725">
      <w:marLeft w:val="0"/>
      <w:marRight w:val="0"/>
      <w:marTop w:val="0"/>
      <w:marBottom w:val="0"/>
      <w:divBdr>
        <w:top w:val="none" w:sz="0" w:space="0" w:color="auto"/>
        <w:left w:val="none" w:sz="0" w:space="0" w:color="auto"/>
        <w:bottom w:val="none" w:sz="0" w:space="0" w:color="auto"/>
        <w:right w:val="none" w:sz="0" w:space="0" w:color="auto"/>
      </w:divBdr>
    </w:div>
    <w:div w:id="1409578726">
      <w:marLeft w:val="0"/>
      <w:marRight w:val="0"/>
      <w:marTop w:val="0"/>
      <w:marBottom w:val="0"/>
      <w:divBdr>
        <w:top w:val="none" w:sz="0" w:space="0" w:color="auto"/>
        <w:left w:val="none" w:sz="0" w:space="0" w:color="auto"/>
        <w:bottom w:val="none" w:sz="0" w:space="0" w:color="auto"/>
        <w:right w:val="none" w:sz="0" w:space="0" w:color="auto"/>
      </w:divBdr>
    </w:div>
    <w:div w:id="1409578727">
      <w:marLeft w:val="0"/>
      <w:marRight w:val="0"/>
      <w:marTop w:val="0"/>
      <w:marBottom w:val="0"/>
      <w:divBdr>
        <w:top w:val="none" w:sz="0" w:space="0" w:color="auto"/>
        <w:left w:val="none" w:sz="0" w:space="0" w:color="auto"/>
        <w:bottom w:val="none" w:sz="0" w:space="0" w:color="auto"/>
        <w:right w:val="none" w:sz="0" w:space="0" w:color="auto"/>
      </w:divBdr>
    </w:div>
    <w:div w:id="1409578728">
      <w:marLeft w:val="0"/>
      <w:marRight w:val="0"/>
      <w:marTop w:val="0"/>
      <w:marBottom w:val="0"/>
      <w:divBdr>
        <w:top w:val="none" w:sz="0" w:space="0" w:color="auto"/>
        <w:left w:val="none" w:sz="0" w:space="0" w:color="auto"/>
        <w:bottom w:val="none" w:sz="0" w:space="0" w:color="auto"/>
        <w:right w:val="none" w:sz="0" w:space="0" w:color="auto"/>
      </w:divBdr>
    </w:div>
    <w:div w:id="1409578729">
      <w:marLeft w:val="0"/>
      <w:marRight w:val="0"/>
      <w:marTop w:val="0"/>
      <w:marBottom w:val="0"/>
      <w:divBdr>
        <w:top w:val="none" w:sz="0" w:space="0" w:color="auto"/>
        <w:left w:val="none" w:sz="0" w:space="0" w:color="auto"/>
        <w:bottom w:val="none" w:sz="0" w:space="0" w:color="auto"/>
        <w:right w:val="none" w:sz="0" w:space="0" w:color="auto"/>
      </w:divBdr>
    </w:div>
    <w:div w:id="1409578730">
      <w:marLeft w:val="0"/>
      <w:marRight w:val="0"/>
      <w:marTop w:val="0"/>
      <w:marBottom w:val="0"/>
      <w:divBdr>
        <w:top w:val="none" w:sz="0" w:space="0" w:color="auto"/>
        <w:left w:val="none" w:sz="0" w:space="0" w:color="auto"/>
        <w:bottom w:val="none" w:sz="0" w:space="0" w:color="auto"/>
        <w:right w:val="none" w:sz="0" w:space="0" w:color="auto"/>
      </w:divBdr>
    </w:div>
    <w:div w:id="1553495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unilsc@tamu.edu" TargetMode="External"/><Relationship Id="rId13" Type="http://schemas.openxmlformats.org/officeDocument/2006/relationships/image" Target="media/image1.wmf"/><Relationship Id="rId18" Type="http://schemas.openxmlformats.org/officeDocument/2006/relationships/image" Target="media/image3.emf"/><Relationship Id="rId26" Type="http://schemas.openxmlformats.org/officeDocument/2006/relationships/image" Target="media/image10.jpeg"/><Relationship Id="rId3" Type="http://schemas.microsoft.com/office/2007/relationships/stylesWithEffects" Target="stylesWithEffects.xml"/><Relationship Id="rId21" Type="http://schemas.openxmlformats.org/officeDocument/2006/relationships/image" Target="media/image6.emf"/><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comments" Target="comments.xml"/><Relationship Id="rId25" Type="http://schemas.openxmlformats.org/officeDocument/2006/relationships/image" Target="media/image9.emf"/><Relationship Id="rId33" Type="http://schemas.microsoft.com/office/2011/relationships/people" Target="people.xml"/><Relationship Id="rId2" Type="http://schemas.openxmlformats.org/officeDocument/2006/relationships/styles" Target="styles.xml"/><Relationship Id="rId16" Type="http://schemas.openxmlformats.org/officeDocument/2006/relationships/oleObject" Target="embeddings/oleObject2.bin"/><Relationship Id="rId20" Type="http://schemas.openxmlformats.org/officeDocument/2006/relationships/image" Target="media/image5.emf"/><Relationship Id="rId29"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3.xml"/><Relationship Id="rId32"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2.wmf"/><Relationship Id="rId23" Type="http://schemas.openxmlformats.org/officeDocument/2006/relationships/image" Target="media/image8.emf"/><Relationship Id="rId28" Type="http://schemas.openxmlformats.org/officeDocument/2006/relationships/image" Target="media/image12.jpeg"/><Relationship Id="rId10" Type="http://schemas.openxmlformats.org/officeDocument/2006/relationships/footer" Target="footer1.xml"/><Relationship Id="rId19" Type="http://schemas.openxmlformats.org/officeDocument/2006/relationships/image" Target="media/image4.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oleObject" Target="embeddings/oleObject1.bin"/><Relationship Id="rId22" Type="http://schemas.openxmlformats.org/officeDocument/2006/relationships/image" Target="media/image7.emf"/><Relationship Id="rId27" Type="http://schemas.openxmlformats.org/officeDocument/2006/relationships/image" Target="media/image11.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24</Pages>
  <Words>4794</Words>
  <Characters>27327</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Report Submitted to:  DHS/NSF</vt:lpstr>
    </vt:vector>
  </TitlesOfParts>
  <Company>Texas A&amp;M University</Company>
  <LinksUpToDate>false</LinksUpToDate>
  <CharactersWithSpaces>32057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Submitted to:  DHS/NSF</dc:title>
  <dc:creator>sunil chirayath</dc:creator>
  <cp:lastModifiedBy>Matt</cp:lastModifiedBy>
  <cp:revision>2</cp:revision>
  <cp:lastPrinted>2013-05-29T22:22:00Z</cp:lastPrinted>
  <dcterms:created xsi:type="dcterms:W3CDTF">2015-05-25T03:34:00Z</dcterms:created>
  <dcterms:modified xsi:type="dcterms:W3CDTF">2015-05-25T03:34:00Z</dcterms:modified>
</cp:coreProperties>
</file>